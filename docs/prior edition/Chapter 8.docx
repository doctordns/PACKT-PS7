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412D22" w14:textId="7E65E98F" w:rsidR="00D014F6" w:rsidRDefault="00F14296" w:rsidP="005126E2">
      <w:pPr>
        <w:pStyle w:val="ChapterNumberPACKT"/>
      </w:pPr>
      <w:r>
        <w:t>8</w:t>
      </w:r>
    </w:p>
    <w:p w14:paraId="53991A31" w14:textId="33750B79" w:rsidR="00F14296" w:rsidRPr="00F14296" w:rsidRDefault="00F14296" w:rsidP="00A471B5">
      <w:pPr>
        <w:pStyle w:val="ChapterTitlePACKT"/>
      </w:pPr>
      <w:r>
        <w:t>Introducing</w:t>
      </w:r>
      <w:r w:rsidR="00281F6B">
        <w:t xml:space="preserve"> </w:t>
      </w:r>
      <w:r>
        <w:t>Containers</w:t>
      </w:r>
    </w:p>
    <w:p w14:paraId="338EB52D" w14:textId="3437AC14" w:rsidR="00F14296" w:rsidRDefault="00F14296" w:rsidP="00A471B5">
      <w:pPr>
        <w:pStyle w:val="NormalPACKT"/>
      </w:pPr>
      <w:r>
        <w:t>In</w:t>
      </w:r>
      <w:r w:rsidR="00281F6B">
        <w:t xml:space="preserve"> </w:t>
      </w:r>
      <w:r>
        <w:t>this</w:t>
      </w:r>
      <w:r w:rsidR="00281F6B">
        <w:t xml:space="preserve"> </w:t>
      </w:r>
      <w:r>
        <w:t>chapter,</w:t>
      </w:r>
      <w:r w:rsidR="00281F6B">
        <w:t xml:space="preserve"> </w:t>
      </w:r>
      <w:r>
        <w:t>we</w:t>
      </w:r>
      <w:r w:rsidR="00281F6B">
        <w:t xml:space="preserve"> </w:t>
      </w:r>
      <w:r>
        <w:t>cover</w:t>
      </w:r>
      <w:r w:rsidR="00281F6B">
        <w:t xml:space="preserve"> </w:t>
      </w:r>
      <w:r>
        <w:t>the</w:t>
      </w:r>
      <w:r w:rsidR="00281F6B">
        <w:t xml:space="preserve"> </w:t>
      </w:r>
      <w:r>
        <w:t>following</w:t>
      </w:r>
      <w:r w:rsidR="00281F6B">
        <w:t xml:space="preserve"> </w:t>
      </w:r>
      <w:r>
        <w:t>recipes:</w:t>
      </w:r>
    </w:p>
    <w:p w14:paraId="04C93DFE" w14:textId="53E70DA7" w:rsidR="00F14296" w:rsidRDefault="00F14296" w:rsidP="00A471B5">
      <w:pPr>
        <w:pStyle w:val="BulletPACKT"/>
      </w:pPr>
      <w:r>
        <w:t>Configuring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  <w:r w:rsidR="00281F6B">
        <w:t xml:space="preserve"> </w:t>
      </w:r>
      <w:r>
        <w:t>host</w:t>
      </w:r>
    </w:p>
    <w:p w14:paraId="375BE70E" w14:textId="654F8595" w:rsidR="00F14296" w:rsidRDefault="00F14296" w:rsidP="00A471B5">
      <w:pPr>
        <w:pStyle w:val="BulletPACKT"/>
      </w:pPr>
      <w:r>
        <w:t>Deploying</w:t>
      </w:r>
      <w:r w:rsidR="00281F6B">
        <w:t xml:space="preserve"> </w:t>
      </w:r>
      <w:r>
        <w:t>a</w:t>
      </w:r>
      <w:r w:rsidR="00281F6B">
        <w:t xml:space="preserve"> </w:t>
      </w:r>
      <w:r>
        <w:t>hello</w:t>
      </w:r>
      <w:r w:rsidR="00281F6B">
        <w:t xml:space="preserve"> </w:t>
      </w:r>
      <w:r>
        <w:t>world</w:t>
      </w:r>
      <w:r w:rsidR="00281F6B">
        <w:t xml:space="preserve"> </w:t>
      </w:r>
      <w:r>
        <w:t>sample</w:t>
      </w:r>
    </w:p>
    <w:p w14:paraId="5BBBDD40" w14:textId="1A01BF57" w:rsidR="00F14296" w:rsidRDefault="00F14296" w:rsidP="00A471B5">
      <w:pPr>
        <w:pStyle w:val="BulletPACKT"/>
      </w:pPr>
      <w:r>
        <w:t>Deploying</w:t>
      </w:r>
      <w:r w:rsidR="00281F6B">
        <w:t xml:space="preserve"> </w:t>
      </w:r>
      <w:r>
        <w:t>IIS</w:t>
      </w:r>
      <w:r w:rsidR="00281F6B">
        <w:t xml:space="preserve"> </w:t>
      </w:r>
      <w:r>
        <w:t>in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</w:p>
    <w:p w14:paraId="5123BFEF" w14:textId="5477D70A" w:rsidR="00F14296" w:rsidRDefault="00F14296" w:rsidP="00A471B5">
      <w:pPr>
        <w:pStyle w:val="BulletPACKT"/>
      </w:pPr>
      <w:r>
        <w:t>Using</w:t>
      </w:r>
      <w:r w:rsidR="00281F6B">
        <w:t xml:space="preserve"> </w:t>
      </w:r>
      <w:r>
        <w:t>a</w:t>
      </w:r>
      <w:r w:rsidR="00281F6B">
        <w:t xml:space="preserve"> </w:t>
      </w:r>
      <w:proofErr w:type="spellStart"/>
      <w:r>
        <w:t>Dockerfile</w:t>
      </w:r>
      <w:proofErr w:type="spellEnd"/>
      <w:r w:rsidR="00281F6B">
        <w:t xml:space="preserve"> </w:t>
      </w:r>
      <w:r>
        <w:t>to</w:t>
      </w:r>
      <w:r w:rsidR="00281F6B">
        <w:t xml:space="preserve"> </w:t>
      </w:r>
      <w:r>
        <w:t>create</w:t>
      </w:r>
      <w:r w:rsidR="00281F6B">
        <w:t xml:space="preserve"> </w:t>
      </w:r>
      <w:r>
        <w:t>and</w:t>
      </w:r>
      <w:r w:rsidR="00281F6B">
        <w:t xml:space="preserve"> </w:t>
      </w:r>
      <w:r>
        <w:t>use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</w:p>
    <w:p w14:paraId="63870BF0" w14:textId="77777777" w:rsidR="00F14296" w:rsidRPr="00A471B5" w:rsidRDefault="00F14296" w:rsidP="00A471B5">
      <w:pPr>
        <w:pStyle w:val="Heading1"/>
      </w:pPr>
      <w:r w:rsidRPr="00A471B5">
        <w:t>Introduction</w:t>
      </w:r>
    </w:p>
    <w:p w14:paraId="4EE1E767" w14:textId="086DB6B7" w:rsidR="00F14296" w:rsidRDefault="00F14296" w:rsidP="004C2ACC">
      <w:pPr>
        <w:pStyle w:val="NormalPACKT"/>
      </w:pPr>
      <w:r>
        <w:t>As</w:t>
      </w:r>
      <w:r w:rsidR="00281F6B">
        <w:t xml:space="preserve"> </w:t>
      </w:r>
      <w:r>
        <w:t>a</w:t>
      </w:r>
      <w:r w:rsidR="00281F6B">
        <w:t xml:space="preserve"> </w:t>
      </w:r>
      <w:r>
        <w:t>method</w:t>
      </w:r>
      <w:r w:rsidR="00281F6B">
        <w:t xml:space="preserve"> </w:t>
      </w:r>
      <w:r>
        <w:t>of</w:t>
      </w:r>
      <w:r w:rsidR="00281F6B">
        <w:t xml:space="preserve"> </w:t>
      </w:r>
      <w:r>
        <w:t>Unix</w:t>
      </w:r>
      <w:r w:rsidR="00281F6B">
        <w:t xml:space="preserve"> </w:t>
      </w:r>
      <w:r>
        <w:t>virtualization,</w:t>
      </w:r>
      <w:r w:rsidR="00281F6B">
        <w:t xml:space="preserve"> </w:t>
      </w:r>
      <w:r>
        <w:t>containers</w:t>
      </w:r>
      <w:r w:rsidR="00281F6B">
        <w:t xml:space="preserve"> </w:t>
      </w:r>
      <w:r>
        <w:t>have</w:t>
      </w:r>
      <w:r w:rsidR="00281F6B">
        <w:t xml:space="preserve"> </w:t>
      </w:r>
      <w:r>
        <w:t>been</w:t>
      </w:r>
      <w:r w:rsidR="00281F6B">
        <w:t xml:space="preserve"> </w:t>
      </w:r>
      <w:r>
        <w:t>around</w:t>
      </w:r>
      <w:r w:rsidR="00281F6B">
        <w:t xml:space="preserve"> </w:t>
      </w:r>
      <w:r>
        <w:t>for</w:t>
      </w:r>
      <w:r w:rsidR="00281F6B">
        <w:t xml:space="preserve"> </w:t>
      </w:r>
      <w:r>
        <w:t>quite</w:t>
      </w:r>
      <w:r w:rsidR="00281F6B">
        <w:t xml:space="preserve"> </w:t>
      </w:r>
      <w:r>
        <w:t>a</w:t>
      </w:r>
      <w:r w:rsidR="00281F6B">
        <w:t xml:space="preserve"> </w:t>
      </w:r>
      <w:r>
        <w:t>while.</w:t>
      </w:r>
      <w:r w:rsidR="00281F6B">
        <w:t xml:space="preserve"> </w:t>
      </w:r>
      <w:r>
        <w:t>To</w:t>
      </w:r>
      <w:r w:rsidR="00281F6B">
        <w:t xml:space="preserve"> </w:t>
      </w:r>
      <w:r>
        <w:t>a</w:t>
      </w:r>
      <w:r w:rsidR="00281F6B">
        <w:t xml:space="preserve"> </w:t>
      </w:r>
      <w:r>
        <w:t>large</w:t>
      </w:r>
      <w:r w:rsidR="00281F6B">
        <w:t xml:space="preserve"> </w:t>
      </w:r>
      <w:r>
        <w:t>degree,</w:t>
      </w:r>
      <w:r w:rsidR="00281F6B">
        <w:t xml:space="preserve"> </w:t>
      </w:r>
      <w:r>
        <w:t>containers</w:t>
      </w:r>
      <w:r w:rsidR="00281F6B">
        <w:t xml:space="preserve"> </w:t>
      </w:r>
      <w:r>
        <w:t>serve</w:t>
      </w:r>
      <w:r w:rsidR="00281F6B">
        <w:t xml:space="preserve"> </w:t>
      </w:r>
      <w:r>
        <w:t>as</w:t>
      </w:r>
      <w:r w:rsidR="00281F6B">
        <w:t xml:space="preserve"> </w:t>
      </w:r>
      <w:r>
        <w:t>an</w:t>
      </w:r>
      <w:r w:rsidR="00281F6B">
        <w:t xml:space="preserve"> </w:t>
      </w:r>
      <w:r>
        <w:t>approach</w:t>
      </w:r>
      <w:r w:rsidR="00281F6B">
        <w:t xml:space="preserve"> </w:t>
      </w:r>
      <w:r>
        <w:t>for</w:t>
      </w:r>
      <w:r w:rsidR="00281F6B">
        <w:t xml:space="preserve"> </w:t>
      </w:r>
      <w:r>
        <w:t>deploying</w:t>
      </w:r>
      <w:r w:rsidR="00281F6B">
        <w:t xml:space="preserve"> </w:t>
      </w:r>
      <w:r>
        <w:t>applications</w:t>
      </w:r>
      <w:r w:rsidR="00281F6B">
        <w:t xml:space="preserve"> </w:t>
      </w:r>
      <w:r>
        <w:t>popularized</w:t>
      </w:r>
      <w:r w:rsidR="00281F6B">
        <w:t xml:space="preserve"> </w:t>
      </w:r>
      <w:r>
        <w:t>by</w:t>
      </w:r>
      <w:r w:rsidR="00281F6B">
        <w:t xml:space="preserve"> </w:t>
      </w:r>
      <w:r>
        <w:t>the</w:t>
      </w:r>
      <w:r w:rsidR="00281F6B">
        <w:t xml:space="preserve"> </w:t>
      </w:r>
      <w:r>
        <w:t>open</w:t>
      </w:r>
      <w:r w:rsidR="00281F6B">
        <w:t xml:space="preserve"> </w:t>
      </w:r>
      <w:r>
        <w:t>source</w:t>
      </w:r>
      <w:r w:rsidR="00281F6B">
        <w:t xml:space="preserve"> </w:t>
      </w:r>
      <w:r>
        <w:t>Docker</w:t>
      </w:r>
      <w:r w:rsidR="00281F6B">
        <w:t xml:space="preserve"> </w:t>
      </w:r>
      <w:r>
        <w:t>initiative.</w:t>
      </w:r>
      <w:r w:rsidR="00281F6B">
        <w:t xml:space="preserve"> </w:t>
      </w:r>
      <w:r>
        <w:t>With</w:t>
      </w:r>
      <w:r w:rsidR="00281F6B">
        <w:t xml:space="preserve"> </w:t>
      </w:r>
      <w:r>
        <w:t>Windows</w:t>
      </w:r>
      <w:r w:rsidR="00281F6B">
        <w:t xml:space="preserve"> </w:t>
      </w:r>
      <w:r>
        <w:t>2019,</w:t>
      </w:r>
      <w:r w:rsidR="00281F6B">
        <w:t xml:space="preserve"> </w:t>
      </w:r>
      <w:r>
        <w:t>Windows</w:t>
      </w:r>
      <w:r w:rsidR="00281F6B">
        <w:t xml:space="preserve"> </w:t>
      </w:r>
      <w:r>
        <w:t>Server</w:t>
      </w:r>
      <w:r w:rsidR="00281F6B">
        <w:t xml:space="preserve"> </w:t>
      </w:r>
      <w:r>
        <w:t>supports</w:t>
      </w:r>
      <w:r w:rsidR="00281F6B">
        <w:t xml:space="preserve"> </w:t>
      </w:r>
      <w:r>
        <w:t>Docker</w:t>
      </w:r>
      <w:r w:rsidR="00281F6B">
        <w:t xml:space="preserve"> </w:t>
      </w:r>
      <w:r>
        <w:t>and</w:t>
      </w:r>
      <w:r w:rsidR="00281F6B">
        <w:t xml:space="preserve"> </w:t>
      </w:r>
      <w:r>
        <w:t>Docker</w:t>
      </w:r>
      <w:r w:rsidR="00281F6B">
        <w:t xml:space="preserve"> </w:t>
      </w:r>
      <w:r>
        <w:t>containerization</w:t>
      </w:r>
      <w:r w:rsidR="00281F6B">
        <w:t xml:space="preserve"> </w:t>
      </w:r>
      <w:r>
        <w:t>integrated</w:t>
      </w:r>
      <w:r w:rsidR="00281F6B">
        <w:t xml:space="preserve"> </w:t>
      </w:r>
      <w:r>
        <w:t>with</w:t>
      </w:r>
      <w:r w:rsidR="00281F6B">
        <w:t xml:space="preserve"> </w:t>
      </w:r>
      <w:r>
        <w:t>Hyper-V.</w:t>
      </w:r>
    </w:p>
    <w:p w14:paraId="4B7745DD" w14:textId="2BB20355" w:rsidR="00F14296" w:rsidRDefault="00F14296" w:rsidP="004C2ACC">
      <w:pPr>
        <w:pStyle w:val="NormalPACKT"/>
      </w:pPr>
      <w:r>
        <w:t>Most</w:t>
      </w:r>
      <w:r w:rsidR="00281F6B">
        <w:t xml:space="preserve"> </w:t>
      </w:r>
      <w:r>
        <w:t>of</w:t>
      </w:r>
      <w:r w:rsidR="00281F6B">
        <w:t xml:space="preserve"> </w:t>
      </w:r>
      <w:r>
        <w:t>the</w:t>
      </w:r>
      <w:r w:rsidR="00281F6B">
        <w:t xml:space="preserve"> </w:t>
      </w:r>
      <w:r>
        <w:t>administration</w:t>
      </w:r>
      <w:r w:rsidR="00281F6B">
        <w:t xml:space="preserve"> </w:t>
      </w:r>
      <w:r>
        <w:t>you</w:t>
      </w:r>
      <w:r w:rsidR="00281F6B">
        <w:t xml:space="preserve"> </w:t>
      </w:r>
      <w:r>
        <w:t>are</w:t>
      </w:r>
      <w:r w:rsidR="00281F6B">
        <w:t xml:space="preserve"> </w:t>
      </w:r>
      <w:r>
        <w:t>likely</w:t>
      </w:r>
      <w:r w:rsidR="00281F6B">
        <w:t xml:space="preserve"> </w:t>
      </w:r>
      <w:r>
        <w:t>to</w:t>
      </w:r>
      <w:r w:rsidR="00281F6B">
        <w:t xml:space="preserve"> </w:t>
      </w:r>
      <w:r>
        <w:t>do</w:t>
      </w:r>
      <w:r w:rsidR="00281F6B">
        <w:t xml:space="preserve"> </w:t>
      </w:r>
      <w:r>
        <w:t>with</w:t>
      </w:r>
      <w:r w:rsidR="00281F6B">
        <w:t xml:space="preserve"> </w:t>
      </w:r>
      <w:r>
        <w:t>containers</w:t>
      </w:r>
      <w:r w:rsidR="00281F6B">
        <w:t xml:space="preserve"> </w:t>
      </w:r>
      <w:r>
        <w:t>in</w:t>
      </w:r>
      <w:r w:rsidR="00281F6B">
        <w:t xml:space="preserve"> </w:t>
      </w:r>
      <w:r>
        <w:t>Windows</w:t>
      </w:r>
      <w:r w:rsidR="00281F6B">
        <w:t xml:space="preserve"> </w:t>
      </w:r>
      <w:r>
        <w:t>Server</w:t>
      </w:r>
      <w:r w:rsidR="00281F6B">
        <w:t xml:space="preserve"> </w:t>
      </w:r>
      <w:r>
        <w:t>2019</w:t>
      </w:r>
      <w:r w:rsidR="00281F6B">
        <w:t xml:space="preserve"> </w:t>
      </w:r>
      <w:r>
        <w:t>is</w:t>
      </w:r>
      <w:r w:rsidR="00281F6B">
        <w:t xml:space="preserve"> </w:t>
      </w:r>
      <w:r>
        <w:t>done</w:t>
      </w:r>
      <w:r w:rsidR="00281F6B">
        <w:t xml:space="preserve"> </w:t>
      </w:r>
      <w:r>
        <w:t>not</w:t>
      </w:r>
      <w:r w:rsidR="00281F6B">
        <w:t xml:space="preserve"> </w:t>
      </w:r>
      <w:r>
        <w:t>by</w:t>
      </w:r>
      <w:r w:rsidR="00281F6B">
        <w:t xml:space="preserve"> </w:t>
      </w:r>
      <w:r>
        <w:t>cmdlets,</w:t>
      </w:r>
      <w:r w:rsidR="00281F6B">
        <w:t xml:space="preserve"> </w:t>
      </w:r>
      <w:r>
        <w:t>but</w:t>
      </w:r>
      <w:r w:rsidR="00281F6B">
        <w:t xml:space="preserve"> </w:t>
      </w:r>
      <w:r>
        <w:t>by</w:t>
      </w:r>
      <w:r w:rsidR="00281F6B">
        <w:t xml:space="preserve"> </w:t>
      </w:r>
      <w:r>
        <w:t>a</w:t>
      </w:r>
      <w:r w:rsidR="00281F6B">
        <w:t xml:space="preserve"> </w:t>
      </w:r>
      <w:r>
        <w:t>command-line</w:t>
      </w:r>
      <w:r w:rsidR="00281F6B">
        <w:t xml:space="preserve"> </w:t>
      </w:r>
      <w:r>
        <w:t>tool</w:t>
      </w:r>
      <w:r w:rsidR="00281F6B">
        <w:t xml:space="preserve"> </w:t>
      </w:r>
      <w:r>
        <w:t>called</w:t>
      </w:r>
      <w:r w:rsidR="00281F6B">
        <w:t xml:space="preserve"> </w:t>
      </w:r>
      <w:r w:rsidRPr="00A471B5">
        <w:rPr>
          <w:rStyle w:val="CodeInTextPACKT"/>
        </w:rPr>
        <w:t>docker.exe</w:t>
      </w:r>
      <w:r>
        <w:t>.</w:t>
      </w:r>
      <w:r w:rsidR="00281F6B">
        <w:t xml:space="preserve"> </w:t>
      </w:r>
      <w:r>
        <w:t>For</w:t>
      </w:r>
      <w:r w:rsidR="00281F6B">
        <w:t xml:space="preserve"> </w:t>
      </w:r>
      <w:r>
        <w:t>those</w:t>
      </w:r>
      <w:r w:rsidR="00281F6B">
        <w:t xml:space="preserve"> </w:t>
      </w:r>
      <w:r>
        <w:t>used</w:t>
      </w:r>
      <w:r w:rsidR="00281F6B">
        <w:t xml:space="preserve"> </w:t>
      </w:r>
      <w:r>
        <w:t>to</w:t>
      </w:r>
      <w:r w:rsidR="00281F6B">
        <w:t xml:space="preserve"> </w:t>
      </w:r>
      <w:r>
        <w:t>PowerShell's</w:t>
      </w:r>
      <w:r w:rsidR="00281F6B">
        <w:t xml:space="preserve"> </w:t>
      </w:r>
      <w:r>
        <w:t>object-oriented</w:t>
      </w:r>
      <w:r w:rsidR="00281F6B">
        <w:t xml:space="preserve"> </w:t>
      </w:r>
      <w:r>
        <w:t>and</w:t>
      </w:r>
      <w:r w:rsidR="00281F6B">
        <w:t xml:space="preserve"> </w:t>
      </w:r>
      <w:r>
        <w:t>task-focused</w:t>
      </w:r>
      <w:r w:rsidR="00281F6B">
        <w:t xml:space="preserve"> </w:t>
      </w:r>
      <w:r>
        <w:t>approach,</w:t>
      </w:r>
      <w:r w:rsidR="00281F6B">
        <w:t xml:space="preserve"> </w:t>
      </w:r>
      <w:r>
        <w:t>you</w:t>
      </w:r>
      <w:r w:rsidR="00281F6B">
        <w:t xml:space="preserve"> </w:t>
      </w:r>
      <w:r>
        <w:t>may</w:t>
      </w:r>
      <w:r w:rsidR="00281F6B">
        <w:t xml:space="preserve"> </w:t>
      </w:r>
      <w:r>
        <w:t>find</w:t>
      </w:r>
      <w:r w:rsidR="00281F6B">
        <w:t xml:space="preserve"> </w:t>
      </w:r>
      <w:r>
        <w:t>this</w:t>
      </w:r>
      <w:r w:rsidR="00281F6B">
        <w:t xml:space="preserve"> </w:t>
      </w:r>
      <w:r>
        <w:t>application</w:t>
      </w:r>
      <w:r w:rsidR="00281F6B">
        <w:t xml:space="preserve"> </w:t>
      </w:r>
      <w:r>
        <w:t>hard</w:t>
      </w:r>
      <w:r w:rsidR="00281F6B">
        <w:t xml:space="preserve"> </w:t>
      </w:r>
      <w:r>
        <w:t>to</w:t>
      </w:r>
      <w:r w:rsidR="00281F6B">
        <w:t xml:space="preserve"> </w:t>
      </w:r>
      <w:r>
        <w:t>use.</w:t>
      </w:r>
      <w:r w:rsidR="00281F6B">
        <w:t xml:space="preserve"> </w:t>
      </w:r>
      <w:r>
        <w:t>I</w:t>
      </w:r>
      <w:r w:rsidR="00281F6B">
        <w:t xml:space="preserve"> </w:t>
      </w:r>
      <w:r>
        <w:t>daresay</w:t>
      </w:r>
      <w:r w:rsidR="00281F6B">
        <w:t xml:space="preserve"> </w:t>
      </w:r>
      <w:r>
        <w:t>you</w:t>
      </w:r>
      <w:r w:rsidR="00281F6B">
        <w:t xml:space="preserve"> </w:t>
      </w:r>
      <w:r>
        <w:t>are</w:t>
      </w:r>
      <w:r w:rsidR="00281F6B">
        <w:t xml:space="preserve"> </w:t>
      </w:r>
      <w:r>
        <w:t>not</w:t>
      </w:r>
      <w:r w:rsidR="00281F6B">
        <w:t xml:space="preserve"> </w:t>
      </w:r>
      <w:r>
        <w:t>alone.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docker.exe</w:t>
      </w:r>
      <w:r w:rsidR="00281F6B">
        <w:t xml:space="preserve"> </w:t>
      </w:r>
      <w:r>
        <w:t>application</w:t>
      </w:r>
      <w:r w:rsidR="00281F6B">
        <w:t xml:space="preserve"> </w:t>
      </w:r>
      <w:r>
        <w:t>works</w:t>
      </w:r>
      <w:r w:rsidR="00281F6B">
        <w:t xml:space="preserve"> </w:t>
      </w:r>
      <w:r>
        <w:t>in</w:t>
      </w:r>
      <w:r w:rsidR="00281F6B">
        <w:t xml:space="preserve"> </w:t>
      </w:r>
      <w:r>
        <w:t>PowerShell</w:t>
      </w:r>
      <w:r w:rsidR="00281F6B">
        <w:t xml:space="preserve"> </w:t>
      </w:r>
      <w:r>
        <w:t>and</w:t>
      </w:r>
      <w:r w:rsidR="00281F6B">
        <w:t xml:space="preserve"> </w:t>
      </w:r>
      <w:r>
        <w:t>you</w:t>
      </w:r>
      <w:r w:rsidR="00281F6B">
        <w:t xml:space="preserve"> </w:t>
      </w:r>
      <w:r>
        <w:t>can,</w:t>
      </w:r>
      <w:r w:rsidR="00281F6B">
        <w:t xml:space="preserve"> </w:t>
      </w:r>
      <w:r>
        <w:t>of</w:t>
      </w:r>
      <w:r w:rsidR="00281F6B">
        <w:t xml:space="preserve"> </w:t>
      </w:r>
      <w:r>
        <w:t>course,</w:t>
      </w:r>
      <w:r w:rsidR="00281F6B">
        <w:t xml:space="preserve"> </w:t>
      </w:r>
      <w:r>
        <w:t>use</w:t>
      </w:r>
      <w:r w:rsidR="00281F6B">
        <w:t xml:space="preserve"> </w:t>
      </w:r>
      <w:r>
        <w:t>PowerShell</w:t>
      </w:r>
      <w:r w:rsidR="00281F6B">
        <w:t xml:space="preserve"> </w:t>
      </w:r>
      <w:r>
        <w:t>to</w:t>
      </w:r>
      <w:r w:rsidR="00281F6B">
        <w:t xml:space="preserve"> </w:t>
      </w:r>
      <w:r>
        <w:t>wrap</w:t>
      </w:r>
      <w:r w:rsidR="00281F6B">
        <w:t xml:space="preserve"> </w:t>
      </w:r>
      <w:r>
        <w:t>the</w:t>
      </w:r>
      <w:r w:rsidR="00281F6B">
        <w:t xml:space="preserve"> </w:t>
      </w:r>
      <w:r>
        <w:t>command.</w:t>
      </w:r>
    </w:p>
    <w:p w14:paraId="39C01B42" w14:textId="3A28B93C" w:rsidR="00F14296" w:rsidRDefault="00F14296" w:rsidP="004C2ACC">
      <w:pPr>
        <w:pStyle w:val="NormalPACKT"/>
      </w:pPr>
      <w:r>
        <w:t>With</w:t>
      </w:r>
      <w:r w:rsidR="00281F6B">
        <w:t xml:space="preserve"> </w:t>
      </w:r>
      <w:r>
        <w:t>containers</w:t>
      </w:r>
      <w:r w:rsidR="00281F6B">
        <w:t xml:space="preserve"> </w:t>
      </w:r>
      <w:r>
        <w:t>in</w:t>
      </w:r>
      <w:r w:rsidR="00281F6B">
        <w:t xml:space="preserve"> </w:t>
      </w:r>
      <w:r>
        <w:t>Windows</w:t>
      </w:r>
      <w:r w:rsidR="00281F6B">
        <w:t xml:space="preserve"> </w:t>
      </w:r>
      <w:r>
        <w:t>Server</w:t>
      </w:r>
      <w:r w:rsidR="00281F6B">
        <w:t xml:space="preserve"> </w:t>
      </w:r>
      <w:r>
        <w:t>2019,</w:t>
      </w:r>
      <w:r w:rsidR="00281F6B">
        <w:t xml:space="preserve"> </w:t>
      </w:r>
      <w:r>
        <w:t>you</w:t>
      </w:r>
      <w:r w:rsidR="00281F6B">
        <w:t xml:space="preserve"> </w:t>
      </w:r>
      <w:r>
        <w:t>need</w:t>
      </w:r>
      <w:r w:rsidR="00281F6B">
        <w:t xml:space="preserve"> </w:t>
      </w:r>
      <w:r>
        <w:t>to</w:t>
      </w:r>
      <w:r w:rsidR="00281F6B">
        <w:t xml:space="preserve"> </w:t>
      </w:r>
      <w:r>
        <w:t>download</w:t>
      </w:r>
      <w:r w:rsidR="00281F6B">
        <w:t xml:space="preserve"> </w:t>
      </w:r>
      <w:r>
        <w:t>and</w:t>
      </w:r>
      <w:r w:rsidR="00281F6B">
        <w:t xml:space="preserve"> </w:t>
      </w:r>
      <w:r>
        <w:t>install</w:t>
      </w:r>
      <w:r w:rsidR="00281F6B">
        <w:t xml:space="preserve"> </w:t>
      </w:r>
      <w:r>
        <w:t>a</w:t>
      </w:r>
      <w:r w:rsidR="00281F6B">
        <w:t xml:space="preserve"> </w:t>
      </w:r>
      <w:r>
        <w:t>number</w:t>
      </w:r>
      <w:r w:rsidR="00281F6B">
        <w:t xml:space="preserve"> </w:t>
      </w:r>
      <w:r>
        <w:t>of</w:t>
      </w:r>
      <w:r w:rsidR="00281F6B">
        <w:t xml:space="preserve"> </w:t>
      </w:r>
      <w:r>
        <w:t>components.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ItalicsPACKT"/>
        </w:rPr>
        <w:t>Deploying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hello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world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sample</w:t>
      </w:r>
      <w:r w:rsidR="00281F6B">
        <w:t xml:space="preserve"> </w:t>
      </w:r>
      <w:r>
        <w:t>recipe,</w:t>
      </w:r>
      <w:r w:rsidR="00281F6B">
        <w:t xml:space="preserve"> </w:t>
      </w:r>
      <w:r>
        <w:t>you</w:t>
      </w:r>
      <w:r w:rsidR="00281F6B">
        <w:t xml:space="preserve"> </w:t>
      </w:r>
      <w:r>
        <w:t>download</w:t>
      </w:r>
      <w:r w:rsidR="00281F6B">
        <w:t xml:space="preserve"> </w:t>
      </w:r>
      <w:r>
        <w:t>and</w:t>
      </w:r>
      <w:r w:rsidR="00281F6B">
        <w:t xml:space="preserve"> </w:t>
      </w:r>
      <w:r>
        <w:t>make</w:t>
      </w:r>
      <w:r w:rsidR="00281F6B">
        <w:t xml:space="preserve"> </w:t>
      </w:r>
      <w:r>
        <w:t>use</w:t>
      </w:r>
      <w:r w:rsidR="00281F6B">
        <w:t xml:space="preserve"> </w:t>
      </w:r>
      <w:r>
        <w:t>of</w:t>
      </w:r>
      <w:r w:rsidR="00281F6B">
        <w:t xml:space="preserve"> </w:t>
      </w:r>
      <w:r>
        <w:t>OS</w:t>
      </w:r>
      <w:r w:rsidR="00281F6B">
        <w:t xml:space="preserve"> </w:t>
      </w:r>
      <w:r>
        <w:t>base</w:t>
      </w:r>
      <w:r w:rsidR="00281F6B">
        <w:t xml:space="preserve"> </w:t>
      </w:r>
      <w:r>
        <w:t>images.</w:t>
      </w:r>
      <w:r w:rsidR="00281F6B">
        <w:t xml:space="preserve"> </w:t>
      </w:r>
      <w:r>
        <w:t>These</w:t>
      </w:r>
      <w:r w:rsidR="00281F6B">
        <w:t xml:space="preserve"> </w:t>
      </w:r>
      <w:r>
        <w:t>require</w:t>
      </w:r>
      <w:r w:rsidR="00281F6B">
        <w:t xml:space="preserve"> </w:t>
      </w:r>
      <w:r>
        <w:t>an</w:t>
      </w:r>
      <w:r w:rsidR="00281F6B">
        <w:t xml:space="preserve"> </w:t>
      </w:r>
      <w:r>
        <w:t>internet</w:t>
      </w:r>
      <w:r w:rsidR="00281F6B">
        <w:t xml:space="preserve"> </w:t>
      </w:r>
      <w:r>
        <w:t>connection.</w:t>
      </w:r>
    </w:p>
    <w:p w14:paraId="19E28301" w14:textId="209584D1" w:rsidR="00F14296" w:rsidRDefault="00F14296" w:rsidP="004C2ACC">
      <w:pPr>
        <w:pStyle w:val="NormalPACKT"/>
      </w:pPr>
      <w:r>
        <w:t>Containers</w:t>
      </w:r>
      <w:r w:rsidR="00281F6B">
        <w:t xml:space="preserve"> </w:t>
      </w:r>
      <w:r>
        <w:t>provide</w:t>
      </w:r>
      <w:r w:rsidR="00281F6B">
        <w:t xml:space="preserve"> </w:t>
      </w:r>
      <w:r>
        <w:t>scalability</w:t>
      </w:r>
      <w:r w:rsidR="00281F6B">
        <w:t xml:space="preserve"> </w:t>
      </w:r>
      <w:r>
        <w:t>by</w:t>
      </w:r>
      <w:r w:rsidR="00281F6B">
        <w:t xml:space="preserve"> </w:t>
      </w:r>
      <w:r>
        <w:t>enabling</w:t>
      </w:r>
      <w:r w:rsidR="00281F6B">
        <w:t xml:space="preserve"> </w:t>
      </w:r>
      <w:r>
        <w:t>you</w:t>
      </w:r>
      <w:r w:rsidR="00281F6B">
        <w:t xml:space="preserve"> </w:t>
      </w:r>
      <w:r>
        <w:t>to</w:t>
      </w:r>
      <w:r w:rsidR="00281F6B">
        <w:t xml:space="preserve"> </w:t>
      </w:r>
      <w:r>
        <w:t>run</w:t>
      </w:r>
      <w:r w:rsidR="00281F6B">
        <w:t xml:space="preserve"> </w:t>
      </w:r>
      <w:r>
        <w:t>multiple</w:t>
      </w:r>
      <w:r w:rsidR="00281F6B">
        <w:t xml:space="preserve"> </w:t>
      </w:r>
      <w:r>
        <w:t>containers</w:t>
      </w:r>
      <w:r w:rsidR="00281F6B">
        <w:t xml:space="preserve"> </w:t>
      </w:r>
      <w:r>
        <w:t>directly</w:t>
      </w:r>
      <w:r w:rsidR="00281F6B">
        <w:t xml:space="preserve"> </w:t>
      </w:r>
      <w:r>
        <w:t>on</w:t>
      </w:r>
      <w:r w:rsidR="00281F6B">
        <w:t xml:space="preserve"> </w:t>
      </w:r>
      <w:r>
        <w:t>top</w:t>
      </w:r>
      <w:r w:rsidR="00281F6B">
        <w:t xml:space="preserve"> </w:t>
      </w:r>
      <w:r>
        <w:t>of</w:t>
      </w:r>
      <w:r w:rsidR="00281F6B">
        <w:t xml:space="preserve"> </w:t>
      </w:r>
      <w:r>
        <w:t>Windows</w:t>
      </w:r>
      <w:r w:rsidR="00281F6B">
        <w:t xml:space="preserve"> </w:t>
      </w:r>
      <w:r>
        <w:t>Server</w:t>
      </w:r>
      <w:r w:rsidR="00281F6B">
        <w:t xml:space="preserve"> </w:t>
      </w:r>
      <w:r>
        <w:t>2019.</w:t>
      </w:r>
      <w:r w:rsidR="00281F6B">
        <w:t xml:space="preserve"> </w:t>
      </w:r>
      <w:r>
        <w:t>This</w:t>
      </w:r>
      <w:r w:rsidR="00281F6B">
        <w:t xml:space="preserve"> </w:t>
      </w:r>
      <w:r>
        <w:t>takes</w:t>
      </w:r>
      <w:r w:rsidR="00281F6B">
        <w:t xml:space="preserve"> </w:t>
      </w:r>
      <w:r>
        <w:t>up</w:t>
      </w:r>
      <w:r w:rsidR="00281F6B">
        <w:t xml:space="preserve"> </w:t>
      </w:r>
      <w:r>
        <w:t>considerably</w:t>
      </w:r>
      <w:r w:rsidR="00281F6B">
        <w:t xml:space="preserve"> </w:t>
      </w:r>
      <w:r>
        <w:t>fewer</w:t>
      </w:r>
      <w:r w:rsidR="00281F6B">
        <w:t xml:space="preserve"> </w:t>
      </w:r>
      <w:r>
        <w:t>resources</w:t>
      </w:r>
      <w:r w:rsidR="00281F6B">
        <w:t xml:space="preserve"> </w:t>
      </w:r>
      <w:r>
        <w:t>than</w:t>
      </w:r>
      <w:r w:rsidR="00281F6B">
        <w:t xml:space="preserve"> </w:t>
      </w:r>
      <w:r>
        <w:t>if</w:t>
      </w:r>
      <w:r w:rsidR="00281F6B">
        <w:t xml:space="preserve"> </w:t>
      </w:r>
      <w:r>
        <w:t>each</w:t>
      </w:r>
      <w:r w:rsidR="00281F6B">
        <w:t xml:space="preserve"> </w:t>
      </w:r>
      <w:r>
        <w:t>container</w:t>
      </w:r>
      <w:r w:rsidR="00281F6B">
        <w:t xml:space="preserve"> </w:t>
      </w:r>
      <w:r>
        <w:t>was</w:t>
      </w:r>
      <w:r w:rsidR="00281F6B">
        <w:t xml:space="preserve"> </w:t>
      </w:r>
      <w:r>
        <w:t>contained</w:t>
      </w:r>
      <w:r w:rsidR="00281F6B">
        <w:t xml:space="preserve"> </w:t>
      </w:r>
      <w:r>
        <w:t>in</w:t>
      </w:r>
      <w:r w:rsidR="00281F6B">
        <w:t xml:space="preserve"> </w:t>
      </w:r>
      <w:r>
        <w:t>its</w:t>
      </w:r>
      <w:r w:rsidR="00281F6B">
        <w:t xml:space="preserve"> </w:t>
      </w:r>
      <w:r>
        <w:t>own</w:t>
      </w:r>
      <w:r w:rsidR="00281F6B">
        <w:t xml:space="preserve"> </w:t>
      </w:r>
      <w:r>
        <w:t>separate</w:t>
      </w:r>
      <w:r w:rsidR="00281F6B">
        <w:t xml:space="preserve"> </w:t>
      </w:r>
      <w:r w:rsidRPr="00231C74">
        <w:rPr>
          <w:rStyle w:val="KeyWordPACKT"/>
        </w:rPr>
        <w:t>virtual</w:t>
      </w:r>
      <w:r w:rsidR="00281F6B">
        <w:rPr>
          <w:rStyle w:val="KeyWordPACKT"/>
        </w:rPr>
        <w:t xml:space="preserve"> </w:t>
      </w:r>
      <w:r w:rsidRPr="00231C74">
        <w:rPr>
          <w:rStyle w:val="KeyWordPACKT"/>
        </w:rPr>
        <w:t>machine</w:t>
      </w:r>
      <w:r w:rsidR="00281F6B">
        <w:t xml:space="preserve"> </w:t>
      </w:r>
      <w:r>
        <w:t>(</w:t>
      </w:r>
      <w:r w:rsidRPr="00231C74">
        <w:rPr>
          <w:rStyle w:val="KeyWordPACKT"/>
        </w:rPr>
        <w:t>VM</w:t>
      </w:r>
      <w:r>
        <w:t>).</w:t>
      </w:r>
    </w:p>
    <w:p w14:paraId="21C8708B" w14:textId="1F4F85E5" w:rsidR="00F14296" w:rsidRDefault="00F14296" w:rsidP="004C2ACC">
      <w:pPr>
        <w:pStyle w:val="NormalPACKT"/>
      </w:pPr>
      <w:r>
        <w:t>This</w:t>
      </w:r>
      <w:r w:rsidR="00281F6B">
        <w:t xml:space="preserve"> </w:t>
      </w:r>
      <w:r>
        <w:t>approach</w:t>
      </w:r>
      <w:r w:rsidR="00281F6B">
        <w:t xml:space="preserve"> </w:t>
      </w:r>
      <w:r>
        <w:t>has</w:t>
      </w:r>
      <w:r w:rsidR="00281F6B">
        <w:t xml:space="preserve"> </w:t>
      </w:r>
      <w:r>
        <w:t>a</w:t>
      </w:r>
      <w:r w:rsidR="00281F6B">
        <w:t xml:space="preserve"> </w:t>
      </w:r>
      <w:r>
        <w:t>theoretical</w:t>
      </w:r>
      <w:r w:rsidR="00281F6B">
        <w:t xml:space="preserve"> </w:t>
      </w:r>
      <w:r>
        <w:t>security</w:t>
      </w:r>
      <w:r w:rsidR="00281F6B">
        <w:t xml:space="preserve"> </w:t>
      </w:r>
      <w:r>
        <w:t>vulnerability</w:t>
      </w:r>
      <w:r w:rsidR="00281F6B">
        <w:t xml:space="preserve"> </w:t>
      </w:r>
      <w:r>
        <w:t>whereby</w:t>
      </w:r>
      <w:r w:rsidR="00281F6B">
        <w:t xml:space="preserve"> </w:t>
      </w:r>
      <w:r>
        <w:t>malware</w:t>
      </w:r>
      <w:r w:rsidR="00281F6B">
        <w:t xml:space="preserve"> </w:t>
      </w:r>
      <w:r>
        <w:t>enables</w:t>
      </w:r>
      <w:r w:rsidR="00281F6B">
        <w:t xml:space="preserve"> </w:t>
      </w:r>
      <w:r>
        <w:t>bad</w:t>
      </w:r>
      <w:r w:rsidR="00281F6B">
        <w:t xml:space="preserve"> </w:t>
      </w:r>
      <w:r>
        <w:t>actors</w:t>
      </w:r>
      <w:r w:rsidR="00281F6B">
        <w:t xml:space="preserve"> </w:t>
      </w:r>
      <w:r>
        <w:t>to</w:t>
      </w:r>
      <w:r w:rsidR="00281F6B">
        <w:t xml:space="preserve"> </w:t>
      </w:r>
      <w:r>
        <w:t>access</w:t>
      </w:r>
      <w:r w:rsidR="00281F6B">
        <w:t xml:space="preserve"> </w:t>
      </w:r>
      <w:r>
        <w:t>one</w:t>
      </w:r>
      <w:r w:rsidR="00281F6B">
        <w:t xml:space="preserve"> </w:t>
      </w:r>
      <w:r>
        <w:t>container's</w:t>
      </w:r>
      <w:r w:rsidR="00281F6B">
        <w:t xml:space="preserve"> </w:t>
      </w:r>
      <w:r>
        <w:t>contents</w:t>
      </w:r>
      <w:r w:rsidR="00281F6B">
        <w:t xml:space="preserve"> </w:t>
      </w:r>
      <w:r>
        <w:t>from</w:t>
      </w:r>
      <w:r w:rsidR="00281F6B">
        <w:t xml:space="preserve"> </w:t>
      </w:r>
      <w:r>
        <w:t>another.</w:t>
      </w:r>
      <w:r w:rsidR="00281F6B">
        <w:t xml:space="preserve"> </w:t>
      </w:r>
      <w:r>
        <w:t>To</w:t>
      </w:r>
      <w:r w:rsidR="00281F6B">
        <w:t xml:space="preserve"> </w:t>
      </w:r>
      <w:r>
        <w:t>reduce</w:t>
      </w:r>
      <w:r w:rsidR="00281F6B">
        <w:t xml:space="preserve"> </w:t>
      </w:r>
      <w:r>
        <w:t>those</w:t>
      </w:r>
      <w:r w:rsidR="00281F6B">
        <w:t xml:space="preserve"> </w:t>
      </w:r>
      <w:r>
        <w:t>risks,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run</w:t>
      </w:r>
      <w:r w:rsidR="00281F6B">
        <w:t xml:space="preserve"> </w:t>
      </w:r>
      <w:r>
        <w:t>containers</w:t>
      </w:r>
      <w:r w:rsidR="00281F6B">
        <w:t xml:space="preserve"> </w:t>
      </w:r>
      <w:r>
        <w:t>inside</w:t>
      </w:r>
      <w:r w:rsidR="00281F6B">
        <w:t xml:space="preserve"> </w:t>
      </w:r>
      <w:r>
        <w:t>Hyper-V.</w:t>
      </w:r>
      <w:r w:rsidR="00281F6B">
        <w:t xml:space="preserve"> </w:t>
      </w:r>
      <w:r>
        <w:t>With</w:t>
      </w:r>
      <w:r w:rsidR="00281F6B">
        <w:t xml:space="preserve"> </w:t>
      </w:r>
      <w:r>
        <w:t>Hyper-V</w:t>
      </w:r>
      <w:r w:rsidR="00281F6B">
        <w:t xml:space="preserve"> </w:t>
      </w:r>
      <w:r>
        <w:t>containers,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is</w:t>
      </w:r>
      <w:r w:rsidR="00281F6B">
        <w:t xml:space="preserve"> </w:t>
      </w:r>
      <w:r>
        <w:t>run</w:t>
      </w:r>
      <w:r w:rsidR="00281F6B">
        <w:t xml:space="preserve"> </w:t>
      </w:r>
      <w:r>
        <w:t>inside</w:t>
      </w:r>
      <w:r w:rsidR="00281F6B">
        <w:t xml:space="preserve"> </w:t>
      </w:r>
      <w:r>
        <w:t>a</w:t>
      </w:r>
      <w:r w:rsidR="00281F6B">
        <w:t xml:space="preserve"> </w:t>
      </w:r>
      <w:r>
        <w:t>completely</w:t>
      </w:r>
      <w:r w:rsidR="00281F6B">
        <w:t xml:space="preserve"> </w:t>
      </w:r>
      <w:r>
        <w:t>virtualized</w:t>
      </w:r>
      <w:r w:rsidR="00281F6B">
        <w:t xml:space="preserve"> </w:t>
      </w:r>
      <w:r>
        <w:t>environment</w:t>
      </w:r>
      <w:r w:rsidR="00281F6B">
        <w:t xml:space="preserve"> </w:t>
      </w:r>
      <w:r>
        <w:t>that</w:t>
      </w:r>
      <w:r w:rsidR="00281F6B">
        <w:t xml:space="preserve"> </w:t>
      </w:r>
      <w:r>
        <w:t>provides</w:t>
      </w:r>
      <w:r w:rsidR="00281F6B">
        <w:t xml:space="preserve"> </w:t>
      </w:r>
      <w:r>
        <w:t>additional</w:t>
      </w:r>
      <w:r w:rsidR="00281F6B">
        <w:t xml:space="preserve"> </w:t>
      </w:r>
      <w:r>
        <w:t>hardware-level</w:t>
      </w:r>
      <w:r w:rsidR="00281F6B">
        <w:t xml:space="preserve"> </w:t>
      </w:r>
      <w:r>
        <w:t>security,</w:t>
      </w:r>
      <w:r w:rsidR="00281F6B">
        <w:t xml:space="preserve"> </w:t>
      </w:r>
      <w:r>
        <w:t>albeit</w:t>
      </w:r>
      <w:r w:rsidR="00281F6B">
        <w:t xml:space="preserve"> </w:t>
      </w:r>
      <w:r>
        <w:t>at</w:t>
      </w:r>
      <w:r w:rsidR="00281F6B">
        <w:t xml:space="preserve"> </w:t>
      </w:r>
      <w:r>
        <w:t>the</w:t>
      </w:r>
      <w:r w:rsidR="00281F6B">
        <w:t xml:space="preserve"> </w:t>
      </w:r>
      <w:r>
        <w:t>price</w:t>
      </w:r>
      <w:r w:rsidR="00281F6B">
        <w:t xml:space="preserve"> </w:t>
      </w:r>
      <w:r>
        <w:t>of</w:t>
      </w:r>
      <w:r w:rsidR="00281F6B">
        <w:t xml:space="preserve"> </w:t>
      </w:r>
      <w:r>
        <w:t>performance.</w:t>
      </w:r>
      <w:r w:rsidR="00281F6B">
        <w:t xml:space="preserve"> </w:t>
      </w:r>
      <w:r>
        <w:t>Hyper-V</w:t>
      </w:r>
      <w:r w:rsidR="00281F6B">
        <w:t xml:space="preserve"> </w:t>
      </w:r>
      <w:r>
        <w:t>containers</w:t>
      </w:r>
      <w:r w:rsidR="00281F6B">
        <w:t xml:space="preserve"> </w:t>
      </w:r>
      <w:r>
        <w:t>are</w:t>
      </w:r>
      <w:r w:rsidR="00281F6B">
        <w:t xml:space="preserve"> </w:t>
      </w:r>
      <w:r>
        <w:t>useful</w:t>
      </w:r>
      <w:r w:rsidR="00281F6B">
        <w:t xml:space="preserve"> </w:t>
      </w:r>
      <w:r>
        <w:t>in</w:t>
      </w:r>
      <w:r w:rsidR="00281F6B">
        <w:t xml:space="preserve"> </w:t>
      </w:r>
      <w:r>
        <w:t>a</w:t>
      </w:r>
      <w:r w:rsidR="00281F6B">
        <w:t xml:space="preserve"> </w:t>
      </w:r>
      <w:r>
        <w:t>shared</w:t>
      </w:r>
      <w:r w:rsidR="00281F6B">
        <w:t xml:space="preserve"> </w:t>
      </w:r>
      <w:r>
        <w:t>tenant</w:t>
      </w:r>
      <w:r w:rsidR="00281F6B">
        <w:t xml:space="preserve"> </w:t>
      </w:r>
      <w:r>
        <w:t>environment,</w:t>
      </w:r>
      <w:r w:rsidR="00281F6B">
        <w:t xml:space="preserve"> </w:t>
      </w:r>
      <w:r>
        <w:t>where</w:t>
      </w:r>
      <w:r w:rsidR="00281F6B">
        <w:t xml:space="preserve"> </w:t>
      </w:r>
      <w:r>
        <w:t>one</w:t>
      </w:r>
      <w:r w:rsidR="00281F6B">
        <w:t xml:space="preserve"> </w:t>
      </w:r>
      <w:r>
        <w:t>container</w:t>
      </w:r>
      <w:r w:rsidR="00281F6B">
        <w:t xml:space="preserve"> </w:t>
      </w:r>
      <w:r>
        <w:t>host</w:t>
      </w:r>
      <w:r w:rsidR="00281F6B">
        <w:t xml:space="preserve"> </w:t>
      </w:r>
      <w:r>
        <w:t>can</w:t>
      </w:r>
      <w:r w:rsidR="00281F6B">
        <w:t xml:space="preserve"> </w:t>
      </w:r>
      <w:r>
        <w:t>run</w:t>
      </w:r>
      <w:r w:rsidR="00281F6B">
        <w:t xml:space="preserve"> </w:t>
      </w:r>
      <w:r>
        <w:t>containers</w:t>
      </w:r>
      <w:r w:rsidR="00281F6B">
        <w:t xml:space="preserve"> </w:t>
      </w:r>
      <w:r>
        <w:t>belonging</w:t>
      </w:r>
      <w:r w:rsidR="00281F6B">
        <w:t xml:space="preserve"> </w:t>
      </w:r>
      <w:r>
        <w:t>to</w:t>
      </w:r>
      <w:r w:rsidR="00281F6B">
        <w:t xml:space="preserve"> </w:t>
      </w:r>
      <w:r>
        <w:t>different</w:t>
      </w:r>
      <w:r w:rsidR="00281F6B">
        <w:t xml:space="preserve"> </w:t>
      </w:r>
      <w:r>
        <w:t>organizations.</w:t>
      </w:r>
    </w:p>
    <w:p w14:paraId="21923A4C" w14:textId="623E3D06" w:rsidR="00F14296" w:rsidRDefault="00F14296" w:rsidP="004C2ACC">
      <w:pPr>
        <w:pStyle w:val="NormalPACKT"/>
      </w:pPr>
      <w:r>
        <w:t>Once</w:t>
      </w:r>
      <w:r w:rsidR="00281F6B">
        <w:t xml:space="preserve"> </w:t>
      </w:r>
      <w:r>
        <w:t>you</w:t>
      </w:r>
      <w:r w:rsidR="00281F6B">
        <w:t xml:space="preserve"> </w:t>
      </w:r>
      <w:r>
        <w:t>have</w:t>
      </w:r>
      <w:r w:rsidR="00281F6B">
        <w:t xml:space="preserve"> </w:t>
      </w:r>
      <w:r>
        <w:t>configured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  <w:r w:rsidR="00281F6B">
        <w:t xml:space="preserve"> </w:t>
      </w:r>
      <w:r>
        <w:t>host,</w:t>
      </w:r>
      <w:r w:rsidR="00281F6B">
        <w:t xml:space="preserve"> </w:t>
      </w:r>
      <w:r>
        <w:t>it's</w:t>
      </w:r>
      <w:r w:rsidR="00281F6B">
        <w:t xml:space="preserve"> </w:t>
      </w:r>
      <w:r>
        <w:t>a</w:t>
      </w:r>
      <w:r w:rsidR="00281F6B">
        <w:t xml:space="preserve"> </w:t>
      </w:r>
      <w:r>
        <w:t>great</w:t>
      </w:r>
      <w:r w:rsidR="00281F6B">
        <w:t xml:space="preserve"> </w:t>
      </w:r>
      <w:r>
        <w:t>idea</w:t>
      </w:r>
      <w:r w:rsidR="00281F6B">
        <w:t xml:space="preserve"> </w:t>
      </w:r>
      <w:r>
        <w:t>to</w:t>
      </w:r>
      <w:r w:rsidR="00281F6B">
        <w:t xml:space="preserve"> </w:t>
      </w:r>
      <w:r>
        <w:t>test</w:t>
      </w:r>
      <w:r w:rsidR="00281F6B">
        <w:t xml:space="preserve"> </w:t>
      </w:r>
      <w:r>
        <w:t>that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run</w:t>
      </w:r>
      <w:r w:rsidR="00281F6B">
        <w:t xml:space="preserve"> </w:t>
      </w:r>
      <w:r>
        <w:t>containers</w:t>
      </w:r>
      <w:r w:rsidR="00281F6B">
        <w:t xml:space="preserve"> </w:t>
      </w:r>
      <w:r>
        <w:t>successfully.</w:t>
      </w:r>
      <w:r w:rsidR="00281F6B">
        <w:t xml:space="preserve"> </w:t>
      </w:r>
      <w:r>
        <w:t>There</w:t>
      </w:r>
      <w:r w:rsidR="00281F6B">
        <w:t xml:space="preserve"> </w:t>
      </w:r>
      <w:r>
        <w:t>are</w:t>
      </w:r>
      <w:r w:rsidR="00281F6B">
        <w:t xml:space="preserve"> </w:t>
      </w:r>
      <w:r>
        <w:t>a</w:t>
      </w:r>
      <w:r w:rsidR="00281F6B">
        <w:t xml:space="preserve"> </w:t>
      </w:r>
      <w:r>
        <w:t>number</w:t>
      </w:r>
      <w:r w:rsidR="00281F6B">
        <w:t xml:space="preserve"> </w:t>
      </w:r>
      <w:r>
        <w:t>of</w:t>
      </w:r>
      <w:r w:rsidR="00281F6B">
        <w:t xml:space="preserve"> </w:t>
      </w:r>
      <w:r>
        <w:t>sample</w:t>
      </w:r>
      <w:r w:rsidR="00281F6B">
        <w:t xml:space="preserve"> </w:t>
      </w:r>
      <w:r>
        <w:t>containers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download</w:t>
      </w:r>
      <w:r w:rsidR="00281F6B">
        <w:t xml:space="preserve"> </w:t>
      </w:r>
      <w:r>
        <w:t>to</w:t>
      </w:r>
      <w:r w:rsidR="00281F6B">
        <w:t xml:space="preserve"> </w:t>
      </w:r>
      <w:r>
        <w:t>test</w:t>
      </w:r>
      <w:r w:rsidR="00281F6B">
        <w:t xml:space="preserve"> </w:t>
      </w:r>
      <w:r>
        <w:t>out</w:t>
      </w:r>
      <w:r w:rsidR="00281F6B">
        <w:t xml:space="preserve"> </w:t>
      </w:r>
      <w:r>
        <w:t>the</w:t>
      </w:r>
      <w:r w:rsidR="00281F6B">
        <w:t xml:space="preserve"> </w:t>
      </w:r>
      <w:r>
        <w:t>basic</w:t>
      </w:r>
      <w:r w:rsidR="00281F6B">
        <w:t xml:space="preserve"> </w:t>
      </w:r>
      <w:r>
        <w:t>container</w:t>
      </w:r>
      <w:r w:rsidR="00281F6B">
        <w:t xml:space="preserve"> </w:t>
      </w:r>
      <w:r>
        <w:t>functionality</w:t>
      </w:r>
      <w:r w:rsidR="00281F6B">
        <w:t xml:space="preserve"> </w:t>
      </w:r>
      <w:r>
        <w:t>(and</w:t>
      </w:r>
      <w:r w:rsidR="00281F6B">
        <w:t xml:space="preserve"> </w:t>
      </w:r>
      <w:r>
        <w:t>the</w:t>
      </w:r>
      <w:r w:rsidR="00281F6B">
        <w:t xml:space="preserve"> </w:t>
      </w:r>
      <w:r>
        <w:t>use</w:t>
      </w:r>
      <w:r w:rsidR="00281F6B">
        <w:t xml:space="preserve"> </w:t>
      </w:r>
      <w:r>
        <w:t>of</w:t>
      </w:r>
      <w:r w:rsidR="00281F6B">
        <w:t xml:space="preserve"> </w:t>
      </w:r>
      <w:r w:rsidRPr="00A471B5">
        <w:rPr>
          <w:rStyle w:val="CodeInTextPACKT"/>
        </w:rPr>
        <w:t>docker.exe</w:t>
      </w:r>
      <w:r>
        <w:t>).</w:t>
      </w:r>
      <w:r w:rsidR="00281F6B">
        <w:t xml:space="preserve"> </w:t>
      </w:r>
      <w:r>
        <w:t>You</w:t>
      </w:r>
      <w:r w:rsidR="00281F6B">
        <w:t xml:space="preserve"> </w:t>
      </w:r>
      <w:r>
        <w:t>use</w:t>
      </w:r>
      <w:r w:rsidR="00281F6B">
        <w:t xml:space="preserve"> </w:t>
      </w:r>
      <w:r>
        <w:t>these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ItalicsPACKT"/>
        </w:rPr>
        <w:t>Deploying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hello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world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sample</w:t>
      </w:r>
      <w:r w:rsidR="00281F6B">
        <w:t xml:space="preserve"> </w:t>
      </w:r>
      <w:r>
        <w:t>recipe,</w:t>
      </w:r>
      <w:r w:rsidR="00281F6B">
        <w:t xml:space="preserve"> </w:t>
      </w:r>
      <w:r>
        <w:t>as</w:t>
      </w:r>
      <w:r w:rsidR="00281F6B">
        <w:t xml:space="preserve"> </w:t>
      </w:r>
      <w:r>
        <w:t>well</w:t>
      </w:r>
      <w:r w:rsidR="00281F6B">
        <w:t xml:space="preserve"> </w:t>
      </w:r>
      <w:r>
        <w:t>as</w:t>
      </w:r>
      <w:r w:rsidR="00281F6B">
        <w:t xml:space="preserve"> </w:t>
      </w:r>
      <w:r>
        <w:t>look</w:t>
      </w:r>
      <w:r w:rsidR="00281F6B">
        <w:t xml:space="preserve"> </w:t>
      </w:r>
      <w:r>
        <w:t>at</w:t>
      </w:r>
      <w:r w:rsidR="00281F6B">
        <w:t xml:space="preserve"> </w:t>
      </w:r>
      <w:r>
        <w:t>using</w:t>
      </w:r>
      <w:r w:rsidR="00281F6B">
        <w:t xml:space="preserve"> </w:t>
      </w:r>
      <w:r>
        <w:t>containers</w:t>
      </w:r>
      <w:r w:rsidR="00281F6B">
        <w:t xml:space="preserve"> </w:t>
      </w:r>
      <w:r>
        <w:t>with</w:t>
      </w:r>
      <w:r w:rsidR="00281F6B">
        <w:t xml:space="preserve"> </w:t>
      </w:r>
      <w:r>
        <w:t>Hyper-V</w:t>
      </w:r>
      <w:r w:rsidR="00281F6B">
        <w:t xml:space="preserve"> </w:t>
      </w:r>
      <w:r>
        <w:t>virtualization.</w:t>
      </w:r>
    </w:p>
    <w:p w14:paraId="01D33920" w14:textId="34658A2B" w:rsidR="00F14296" w:rsidRDefault="00F14296" w:rsidP="004C2ACC">
      <w:pPr>
        <w:pStyle w:val="NormalPACKT"/>
      </w:pPr>
      <w:r>
        <w:lastRenderedPageBreak/>
        <w:t>With</w:t>
      </w:r>
      <w:r w:rsidR="00281F6B">
        <w:t xml:space="preserve"> </w:t>
      </w:r>
      <w:r>
        <w:t>containers,</w:t>
      </w:r>
      <w:r w:rsidR="00281F6B">
        <w:t xml:space="preserve"> </w:t>
      </w:r>
      <w:r>
        <w:t>you</w:t>
      </w:r>
      <w:r w:rsidR="00281F6B">
        <w:t xml:space="preserve"> </w:t>
      </w:r>
      <w:r>
        <w:t>package</w:t>
      </w:r>
      <w:r w:rsidR="00281F6B">
        <w:t xml:space="preserve"> </w:t>
      </w:r>
      <w:r>
        <w:t>applications</w:t>
      </w:r>
      <w:r w:rsidR="00281F6B">
        <w:t xml:space="preserve"> </w:t>
      </w:r>
      <w:r>
        <w:t>inside</w:t>
      </w:r>
      <w:r w:rsidR="00281F6B">
        <w:t xml:space="preserve"> </w:t>
      </w:r>
      <w:r>
        <w:t>a</w:t>
      </w:r>
      <w:r w:rsidR="00281F6B">
        <w:t xml:space="preserve"> </w:t>
      </w:r>
      <w:r>
        <w:t>container,</w:t>
      </w:r>
      <w:r w:rsidR="00281F6B">
        <w:t xml:space="preserve"> </w:t>
      </w:r>
      <w:r>
        <w:t>which</w:t>
      </w:r>
      <w:r w:rsidR="00281F6B">
        <w:t xml:space="preserve"> </w:t>
      </w:r>
      <w:r>
        <w:t>then</w:t>
      </w:r>
      <w:r w:rsidR="00281F6B">
        <w:t xml:space="preserve"> </w:t>
      </w:r>
      <w:r>
        <w:t>makes</w:t>
      </w:r>
      <w:r w:rsidR="00281F6B">
        <w:t xml:space="preserve"> </w:t>
      </w:r>
      <w:r>
        <w:t>use</w:t>
      </w:r>
      <w:r w:rsidR="00281F6B">
        <w:t xml:space="preserve"> </w:t>
      </w:r>
      <w:r>
        <w:t>of</w:t>
      </w:r>
      <w:r w:rsidR="00281F6B">
        <w:t xml:space="preserve"> </w:t>
      </w:r>
      <w:r>
        <w:t>a</w:t>
      </w:r>
      <w:r w:rsidR="00281F6B">
        <w:t xml:space="preserve"> </w:t>
      </w:r>
      <w:r>
        <w:t>shared</w:t>
      </w:r>
      <w:r w:rsidR="00281F6B">
        <w:t xml:space="preserve"> </w:t>
      </w:r>
      <w:r>
        <w:t>kernel.</w:t>
      </w:r>
      <w:r w:rsidR="00281F6B">
        <w:t xml:space="preserve"> </w:t>
      </w:r>
      <w:r>
        <w:t>The</w:t>
      </w:r>
      <w:r w:rsidR="00281F6B">
        <w:t xml:space="preserve"> </w:t>
      </w:r>
      <w:r>
        <w:t>(single)</w:t>
      </w:r>
      <w:r w:rsidR="00281F6B">
        <w:t xml:space="preserve"> </w:t>
      </w:r>
      <w:r>
        <w:t>shared</w:t>
      </w:r>
      <w:r w:rsidR="00281F6B">
        <w:t xml:space="preserve"> </w:t>
      </w:r>
      <w:r>
        <w:t>kernel</w:t>
      </w:r>
      <w:r w:rsidR="00281F6B">
        <w:t xml:space="preserve"> </w:t>
      </w:r>
      <w:r>
        <w:t>provides</w:t>
      </w:r>
      <w:r w:rsidR="00281F6B">
        <w:t xml:space="preserve"> </w:t>
      </w:r>
      <w:r>
        <w:t>kernel-level</w:t>
      </w:r>
      <w:r w:rsidR="00281F6B">
        <w:t xml:space="preserve"> </w:t>
      </w:r>
      <w:r>
        <w:t>features</w:t>
      </w:r>
      <w:r w:rsidR="00281F6B">
        <w:t xml:space="preserve"> </w:t>
      </w:r>
      <w:r>
        <w:t>for</w:t>
      </w:r>
      <w:r w:rsidR="00281F6B">
        <w:t xml:space="preserve"> </w:t>
      </w:r>
      <w:r>
        <w:t>all</w:t>
      </w:r>
      <w:r w:rsidR="00281F6B">
        <w:t xml:space="preserve"> </w:t>
      </w:r>
      <w:r>
        <w:t>the</w:t>
      </w:r>
      <w:r w:rsidR="00281F6B">
        <w:t xml:space="preserve"> </w:t>
      </w:r>
      <w:r>
        <w:t>containers</w:t>
      </w:r>
      <w:r w:rsidR="00281F6B">
        <w:t xml:space="preserve"> </w:t>
      </w:r>
      <w:r>
        <w:t>deployed</w:t>
      </w:r>
      <w:r w:rsidR="00281F6B">
        <w:t xml:space="preserve"> </w:t>
      </w:r>
      <w:r>
        <w:t>on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  <w:r w:rsidR="00281F6B">
        <w:t xml:space="preserve"> </w:t>
      </w:r>
      <w:r>
        <w:t>host.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then</w:t>
      </w:r>
      <w:r w:rsidR="00281F6B">
        <w:t xml:space="preserve"> </w:t>
      </w:r>
      <w:r>
        <w:t>runs</w:t>
      </w:r>
      <w:r w:rsidR="00281F6B">
        <w:t xml:space="preserve"> </w:t>
      </w:r>
      <w:r>
        <w:t>an</w:t>
      </w:r>
      <w:r w:rsidR="00281F6B">
        <w:t xml:space="preserve"> </w:t>
      </w:r>
      <w:r>
        <w:t>application</w:t>
      </w:r>
      <w:r w:rsidR="00281F6B">
        <w:t xml:space="preserve"> </w:t>
      </w:r>
      <w:r>
        <w:t>making</w:t>
      </w:r>
      <w:r w:rsidR="00281F6B">
        <w:t xml:space="preserve"> </w:t>
      </w:r>
      <w:r>
        <w:t>use</w:t>
      </w:r>
      <w:r w:rsidR="00281F6B">
        <w:t xml:space="preserve"> </w:t>
      </w:r>
      <w:r>
        <w:t>of</w:t>
      </w:r>
      <w:r w:rsidR="00281F6B">
        <w:t xml:space="preserve"> </w:t>
      </w:r>
      <w:r>
        <w:t>the</w:t>
      </w:r>
      <w:r w:rsidR="00281F6B">
        <w:t xml:space="preserve"> </w:t>
      </w:r>
      <w:r>
        <w:t>shared</w:t>
      </w:r>
      <w:r w:rsidR="00281F6B">
        <w:t xml:space="preserve"> </w:t>
      </w:r>
      <w:r>
        <w:t>kernel.</w:t>
      </w:r>
    </w:p>
    <w:p w14:paraId="1F4326FE" w14:textId="108BFAFF" w:rsidR="00F14296" w:rsidRDefault="00F14296" w:rsidP="004C2ACC">
      <w:pPr>
        <w:pStyle w:val="NormalPACKT"/>
      </w:pPr>
      <w:r>
        <w:t>To</w:t>
      </w:r>
      <w:r w:rsidR="00281F6B">
        <w:t xml:space="preserve"> </w:t>
      </w:r>
      <w:r>
        <w:t>deploy</w:t>
      </w:r>
      <w:r w:rsidR="00281F6B">
        <w:t xml:space="preserve"> </w:t>
      </w:r>
      <w:r>
        <w:t>containers</w:t>
      </w:r>
      <w:r w:rsidR="00281F6B">
        <w:t xml:space="preserve"> </w:t>
      </w:r>
      <w:r>
        <w:t>in</w:t>
      </w:r>
      <w:r w:rsidR="00281F6B">
        <w:t xml:space="preserve"> </w:t>
      </w:r>
      <w:r>
        <w:t>Windows</w:t>
      </w:r>
      <w:r w:rsidR="00281F6B">
        <w:t xml:space="preserve"> </w:t>
      </w:r>
      <w:r>
        <w:t>Server</w:t>
      </w:r>
      <w:r w:rsidR="00281F6B">
        <w:t xml:space="preserve"> </w:t>
      </w:r>
      <w:r>
        <w:t>2019,</w:t>
      </w:r>
      <w:r w:rsidR="00281F6B">
        <w:t xml:space="preserve"> </w:t>
      </w:r>
      <w:r>
        <w:t>you</w:t>
      </w:r>
      <w:r w:rsidR="00281F6B">
        <w:t xml:space="preserve"> </w:t>
      </w:r>
      <w:r>
        <w:t>need</w:t>
      </w:r>
      <w:r w:rsidR="00281F6B">
        <w:t xml:space="preserve"> </w:t>
      </w:r>
      <w:r>
        <w:t>to</w:t>
      </w:r>
      <w:r w:rsidR="00281F6B">
        <w:t xml:space="preserve"> </w:t>
      </w:r>
      <w:r>
        <w:t>provide</w:t>
      </w:r>
      <w:r w:rsidR="00281F6B">
        <w:t xml:space="preserve"> </w:t>
      </w:r>
      <w:r>
        <w:t>both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  <w:r w:rsidR="00281F6B">
        <w:t xml:space="preserve"> </w:t>
      </w:r>
      <w:r>
        <w:t>host</w:t>
      </w:r>
      <w:r w:rsidR="00281F6B">
        <w:t xml:space="preserve"> </w:t>
      </w:r>
      <w:r>
        <w:t>(to</w:t>
      </w:r>
      <w:r w:rsidR="00281F6B">
        <w:t xml:space="preserve"> </w:t>
      </w: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r>
        <w:t>container)</w:t>
      </w:r>
      <w:r w:rsidR="00281F6B">
        <w:t xml:space="preserve"> </w:t>
      </w:r>
      <w:r>
        <w:t>and</w:t>
      </w:r>
      <w:r w:rsidR="00281F6B">
        <w:t xml:space="preserve"> </w:t>
      </w:r>
      <w:r>
        <w:t>one</w:t>
      </w:r>
      <w:r w:rsidR="00281F6B">
        <w:t xml:space="preserve"> </w:t>
      </w:r>
      <w:r>
        <w:t>or</w:t>
      </w:r>
      <w:r w:rsidR="00281F6B">
        <w:t xml:space="preserve"> </w:t>
      </w:r>
      <w:r>
        <w:t>more</w:t>
      </w:r>
      <w:r w:rsidR="00281F6B">
        <w:t xml:space="preserve"> </w:t>
      </w:r>
      <w:r>
        <w:t>images,</w:t>
      </w:r>
      <w:r w:rsidR="00281F6B">
        <w:t xml:space="preserve"> </w:t>
      </w:r>
      <w:r>
        <w:t>which</w:t>
      </w:r>
      <w:r w:rsidR="00281F6B">
        <w:t xml:space="preserve"> </w:t>
      </w:r>
      <w:r>
        <w:t>Docker</w:t>
      </w:r>
      <w:r w:rsidR="00281F6B">
        <w:t xml:space="preserve"> </w:t>
      </w:r>
      <w:r>
        <w:t>can</w:t>
      </w:r>
      <w:r w:rsidR="00281F6B">
        <w:t xml:space="preserve"> </w:t>
      </w:r>
      <w:r>
        <w:t>run</w:t>
      </w:r>
      <w:r w:rsidR="00281F6B">
        <w:t xml:space="preserve"> </w:t>
      </w:r>
      <w:r>
        <w:t>as</w:t>
      </w:r>
      <w:r w:rsidR="00281F6B">
        <w:t xml:space="preserve"> </w:t>
      </w:r>
      <w:r>
        <w:t>a</w:t>
      </w:r>
      <w:r w:rsidR="00281F6B">
        <w:t xml:space="preserve"> </w:t>
      </w:r>
      <w:r>
        <w:t>container.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also</w:t>
      </w:r>
      <w:r w:rsidR="00281F6B">
        <w:t xml:space="preserve"> </w:t>
      </w:r>
      <w:r>
        <w:t>download</w:t>
      </w:r>
      <w:r w:rsidR="00281F6B">
        <w:t xml:space="preserve"> </w:t>
      </w:r>
      <w:r>
        <w:t>base</w:t>
      </w:r>
      <w:r w:rsidR="00281F6B">
        <w:t xml:space="preserve"> </w:t>
      </w:r>
      <w:r>
        <w:t>operating</w:t>
      </w:r>
      <w:r w:rsidR="00281F6B">
        <w:t xml:space="preserve"> </w:t>
      </w:r>
      <w:r>
        <w:t>system</w:t>
      </w:r>
      <w:r w:rsidR="00281F6B">
        <w:t xml:space="preserve"> </w:t>
      </w:r>
      <w:r>
        <w:t>images</w:t>
      </w:r>
      <w:r w:rsidR="00281F6B">
        <w:t xml:space="preserve"> </w:t>
      </w:r>
      <w:r>
        <w:t>from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repository</w:t>
      </w:r>
      <w:r w:rsidR="00281F6B">
        <w:t xml:space="preserve"> </w:t>
      </w:r>
      <w:r>
        <w:t>and</w:t>
      </w:r>
      <w:r w:rsidR="00281F6B">
        <w:t xml:space="preserve"> </w:t>
      </w:r>
      <w:r>
        <w:t>build</w:t>
      </w:r>
      <w:r w:rsidR="00281F6B">
        <w:t xml:space="preserve"> </w:t>
      </w:r>
      <w:r>
        <w:t>your</w:t>
      </w:r>
      <w:r w:rsidR="00281F6B">
        <w:t xml:space="preserve"> </w:t>
      </w:r>
      <w:r>
        <w:t>own</w:t>
      </w:r>
      <w:r w:rsidR="00281F6B">
        <w:t xml:space="preserve"> </w:t>
      </w:r>
      <w:r>
        <w:t>images</w:t>
      </w:r>
      <w:r w:rsidR="00281F6B">
        <w:t xml:space="preserve"> </w:t>
      </w:r>
      <w:r>
        <w:t>on</w:t>
      </w:r>
      <w:r w:rsidR="00281F6B">
        <w:t xml:space="preserve"> </w:t>
      </w:r>
      <w:r>
        <w:t>top.</w:t>
      </w:r>
    </w:p>
    <w:p w14:paraId="6E3B91C0" w14:textId="5BEB0DCB" w:rsidR="00F14296" w:rsidRDefault="00F14296" w:rsidP="004C2ACC">
      <w:pPr>
        <w:pStyle w:val="NormalPACKT"/>
      </w:pPr>
      <w:r>
        <w:t>You</w:t>
      </w:r>
      <w:r w:rsidR="00281F6B">
        <w:t xml:space="preserve"> </w:t>
      </w:r>
      <w:r>
        <w:t>build</w:t>
      </w:r>
      <w:r w:rsidR="00281F6B">
        <w:t xml:space="preserve"> </w:t>
      </w:r>
      <w:r>
        <w:t>and</w:t>
      </w:r>
      <w:r w:rsidR="00281F6B">
        <w:t xml:space="preserve"> </w:t>
      </w:r>
      <w:r>
        <w:t>deploy</w:t>
      </w:r>
      <w:r w:rsidR="00281F6B">
        <w:t xml:space="preserve"> </w:t>
      </w:r>
      <w:r>
        <w:t>containers</w:t>
      </w:r>
      <w:r w:rsidR="00281F6B">
        <w:t xml:space="preserve"> </w:t>
      </w:r>
      <w:r>
        <w:t>using</w:t>
      </w:r>
      <w:r w:rsidR="00281F6B">
        <w:t xml:space="preserve"> </w:t>
      </w:r>
      <w:r w:rsidRPr="00A471B5">
        <w:rPr>
          <w:rStyle w:val="CodeInTextPACKT"/>
        </w:rPr>
        <w:t>docker.exe</w:t>
      </w:r>
      <w:r w:rsidR="00281F6B">
        <w:t xml:space="preserve"> </w:t>
      </w:r>
      <w:r>
        <w:t>(and</w:t>
      </w:r>
      <w:r w:rsidR="00281F6B">
        <w:t xml:space="preserve"> </w:t>
      </w:r>
      <w:r>
        <w:t>in</w:t>
      </w:r>
      <w:r w:rsidR="00281F6B">
        <w:t xml:space="preserve"> </w:t>
      </w:r>
      <w:r>
        <w:t>some</w:t>
      </w:r>
      <w:r w:rsidR="00281F6B">
        <w:t xml:space="preserve"> </w:t>
      </w:r>
      <w:r>
        <w:t>cases,</w:t>
      </w:r>
      <w:r w:rsidR="00281F6B">
        <w:t xml:space="preserve"> </w:t>
      </w:r>
      <w:r>
        <w:t>Hyper-V),</w:t>
      </w:r>
      <w:r w:rsidR="00281F6B">
        <w:t xml:space="preserve"> </w:t>
      </w:r>
      <w:r>
        <w:t>as</w:t>
      </w:r>
      <w:r w:rsidR="00281F6B">
        <w:t xml:space="preserve"> </w:t>
      </w:r>
      <w:r>
        <w:t>you</w:t>
      </w:r>
      <w:r w:rsidR="00281F6B">
        <w:t xml:space="preserve"> </w:t>
      </w:r>
      <w:r>
        <w:t>see</w:t>
      </w:r>
      <w:r w:rsidR="00281F6B">
        <w:t xml:space="preserve"> </w:t>
      </w:r>
      <w:r>
        <w:t>in</w:t>
      </w:r>
      <w:r w:rsidR="00281F6B">
        <w:t xml:space="preserve"> </w:t>
      </w:r>
      <w:r>
        <w:t>this</w:t>
      </w:r>
      <w:r w:rsidR="00281F6B">
        <w:t xml:space="preserve"> </w:t>
      </w:r>
      <w:r>
        <w:t>chapter.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ItalicsPACKT"/>
        </w:rPr>
        <w:t>Deploying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hello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world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sample</w:t>
      </w:r>
      <w:r w:rsidR="00281F6B">
        <w:rPr>
          <w:rStyle w:val="ItalicsPACKT"/>
        </w:rPr>
        <w:t xml:space="preserve"> </w:t>
      </w:r>
      <w:r>
        <w:t>recipe,</w:t>
      </w:r>
      <w:r w:rsidR="00281F6B">
        <w:t xml:space="preserve"> </w:t>
      </w:r>
      <w:r>
        <w:t>you</w:t>
      </w:r>
      <w:r w:rsidR="00281F6B">
        <w:t xml:space="preserve"> </w:t>
      </w:r>
      <w:r>
        <w:t>will</w:t>
      </w:r>
      <w:r w:rsidR="00281F6B">
        <w:t xml:space="preserve"> </w:t>
      </w:r>
      <w:r>
        <w:t>explore</w:t>
      </w:r>
      <w:r w:rsidR="00281F6B">
        <w:t xml:space="preserve"> </w:t>
      </w:r>
      <w:r>
        <w:t>and</w:t>
      </w:r>
      <w:r w:rsidR="00281F6B">
        <w:t xml:space="preserve"> </w:t>
      </w:r>
      <w:r>
        <w:t>download</w:t>
      </w:r>
      <w:r w:rsidR="00281F6B">
        <w:t xml:space="preserve"> </w:t>
      </w:r>
      <w:r>
        <w:t>key</w:t>
      </w:r>
      <w:r w:rsidR="00281F6B">
        <w:t xml:space="preserve"> </w:t>
      </w:r>
      <w:r>
        <w:t>base</w:t>
      </w:r>
      <w:r w:rsidR="00281F6B">
        <w:t xml:space="preserve"> </w:t>
      </w:r>
      <w:r>
        <w:t>images.</w:t>
      </w:r>
    </w:p>
    <w:p w14:paraId="7E535B6C" w14:textId="687D92E2" w:rsidR="00F14296" w:rsidRDefault="00F14296" w:rsidP="004C2ACC">
      <w:pPr>
        <w:pStyle w:val="NormalPACKT"/>
      </w:pPr>
      <w:r>
        <w:t>An</w:t>
      </w:r>
      <w:r w:rsidR="00281F6B">
        <w:t xml:space="preserve"> </w:t>
      </w:r>
      <w:r>
        <w:t>application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easily</w:t>
      </w:r>
      <w:r w:rsidR="00281F6B">
        <w:t xml:space="preserve"> </w:t>
      </w:r>
      <w:r>
        <w:t>containerize</w:t>
      </w:r>
      <w:r w:rsidR="00281F6B">
        <w:t xml:space="preserve"> </w:t>
      </w:r>
      <w:r>
        <w:t>is</w:t>
      </w:r>
      <w:r w:rsidR="00281F6B">
        <w:t xml:space="preserve"> </w:t>
      </w:r>
      <w:r>
        <w:t>IIS.</w:t>
      </w:r>
      <w:r w:rsidR="00281F6B">
        <w:t xml:space="preserve"> </w:t>
      </w:r>
      <w:r>
        <w:t>This</w:t>
      </w:r>
      <w:r w:rsidR="00281F6B">
        <w:t xml:space="preserve"> </w:t>
      </w:r>
      <w:r>
        <w:t>is</w:t>
      </w:r>
      <w:r w:rsidR="00281F6B">
        <w:t xml:space="preserve"> </w:t>
      </w:r>
      <w:r>
        <w:t>pretty</w:t>
      </w:r>
      <w:r w:rsidR="00281F6B">
        <w:t xml:space="preserve"> </w:t>
      </w:r>
      <w:r>
        <w:t>simple,</w:t>
      </w:r>
      <w:r w:rsidR="00281F6B">
        <w:t xml:space="preserve"> </w:t>
      </w:r>
      <w:r>
        <w:t>as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see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ItalicsPACKT"/>
        </w:rPr>
        <w:t>Deploying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IIS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in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container</w:t>
      </w:r>
      <w:r w:rsidR="00281F6B">
        <w:t xml:space="preserve"> </w:t>
      </w:r>
      <w:r>
        <w:t>recipe.</w:t>
      </w:r>
    </w:p>
    <w:p w14:paraId="5EE734FF" w14:textId="0A90FA17" w:rsidR="00F14296" w:rsidRDefault="00F14296" w:rsidP="004C2ACC">
      <w:pPr>
        <w:pStyle w:val="NormalPACKT"/>
      </w:pPr>
      <w:r>
        <w:t>If</w:t>
      </w:r>
      <w:r w:rsidR="00281F6B">
        <w:t xml:space="preserve"> </w:t>
      </w:r>
      <w:r>
        <w:t>you</w:t>
      </w:r>
      <w:r w:rsidR="00281F6B">
        <w:t xml:space="preserve"> </w:t>
      </w:r>
      <w:r>
        <w:t>are</w:t>
      </w:r>
      <w:r w:rsidR="00281F6B">
        <w:t xml:space="preserve"> </w:t>
      </w:r>
      <w:r>
        <w:t>deploying</w:t>
      </w:r>
      <w:r w:rsidR="00281F6B">
        <w:t xml:space="preserve"> </w:t>
      </w:r>
      <w:r>
        <w:t>containers,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use</w:t>
      </w:r>
      <w:r w:rsidR="00281F6B">
        <w:t xml:space="preserve"> </w:t>
      </w:r>
      <w:r>
        <w:t>a</w:t>
      </w:r>
      <w:r w:rsidR="00281F6B">
        <w:t xml:space="preserve"> </w:t>
      </w:r>
      <w:proofErr w:type="spellStart"/>
      <w:r>
        <w:t>Dockerfile</w:t>
      </w:r>
      <w:proofErr w:type="spellEnd"/>
      <w:r>
        <w:t>,</w:t>
      </w:r>
      <w:r w:rsidR="00281F6B">
        <w:t xml:space="preserve"> </w:t>
      </w:r>
      <w:r>
        <w:t>a</w:t>
      </w:r>
      <w:r w:rsidR="00281F6B">
        <w:t xml:space="preserve"> </w:t>
      </w:r>
      <w:r>
        <w:t>simple</w:t>
      </w:r>
      <w:r w:rsidR="00281F6B">
        <w:t xml:space="preserve"> </w:t>
      </w:r>
      <w:r>
        <w:t>text</w:t>
      </w:r>
      <w:r w:rsidR="00281F6B">
        <w:t xml:space="preserve"> </w:t>
      </w:r>
      <w:r>
        <w:t>file</w:t>
      </w:r>
      <w:r w:rsidR="00281F6B">
        <w:t xml:space="preserve"> </w:t>
      </w:r>
      <w:r>
        <w:t>with</w:t>
      </w:r>
      <w:r w:rsidR="00281F6B">
        <w:t xml:space="preserve"> </w:t>
      </w:r>
      <w:r>
        <w:t>build</w:t>
      </w:r>
      <w:r w:rsidR="00281F6B">
        <w:t xml:space="preserve"> </w:t>
      </w:r>
      <w:r>
        <w:t>instructions.</w:t>
      </w:r>
      <w:r w:rsidR="00281F6B">
        <w:t xml:space="preserve"> </w:t>
      </w:r>
      <w:r>
        <w:t>Docker</w:t>
      </w:r>
      <w:r w:rsidR="00281F6B">
        <w:t xml:space="preserve"> </w:t>
      </w:r>
      <w:r>
        <w:t>uses</w:t>
      </w:r>
      <w:r w:rsidR="00281F6B">
        <w:t xml:space="preserve"> </w:t>
      </w:r>
      <w:r>
        <w:t>this</w:t>
      </w:r>
      <w:r w:rsidR="00281F6B">
        <w:t xml:space="preserve"> </w:t>
      </w:r>
      <w:r>
        <w:t>file</w:t>
      </w:r>
      <w:r w:rsidR="00281F6B">
        <w:t xml:space="preserve"> </w:t>
      </w:r>
      <w:r>
        <w:t>to</w:t>
      </w:r>
      <w:r w:rsidR="00281F6B">
        <w:t xml:space="preserve"> </w:t>
      </w:r>
      <w:r>
        <w:t>build</w:t>
      </w:r>
      <w:r w:rsidR="00281F6B">
        <w:t xml:space="preserve"> </w:t>
      </w:r>
      <w:r>
        <w:t>a</w:t>
      </w:r>
      <w:r w:rsidR="00281F6B">
        <w:t xml:space="preserve"> </w:t>
      </w:r>
      <w:r>
        <w:t>customized</w:t>
      </w:r>
      <w:r w:rsidR="00281F6B">
        <w:t xml:space="preserve"> </w:t>
      </w:r>
      <w:r>
        <w:t>container</w:t>
      </w:r>
      <w:r w:rsidR="00281F6B">
        <w:t xml:space="preserve"> </w:t>
      </w:r>
      <w:r>
        <w:t>image,</w:t>
      </w:r>
      <w:r w:rsidR="00281F6B">
        <w:t xml:space="preserve"> </w:t>
      </w:r>
      <w:r>
        <w:t>which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then</w:t>
      </w:r>
      <w:r w:rsidR="00281F6B">
        <w:t xml:space="preserve"> </w:t>
      </w:r>
      <w:r>
        <w:t>deploy.</w:t>
      </w:r>
      <w:r w:rsidR="00281F6B">
        <w:t xml:space="preserve"> </w:t>
      </w:r>
      <w:r>
        <w:t>You</w:t>
      </w:r>
      <w:r w:rsidR="00281F6B">
        <w:t xml:space="preserve"> </w:t>
      </w:r>
      <w:r>
        <w:t>look</w:t>
      </w:r>
      <w:r w:rsidR="00281F6B">
        <w:t xml:space="preserve"> </w:t>
      </w:r>
      <w:r>
        <w:t>at</w:t>
      </w:r>
      <w:r w:rsidR="00281F6B">
        <w:t xml:space="preserve"> </w:t>
      </w:r>
      <w:r>
        <w:t>creating</w:t>
      </w:r>
      <w:r w:rsidR="00281F6B">
        <w:t xml:space="preserve"> </w:t>
      </w:r>
      <w:r>
        <w:t>and</w:t>
      </w:r>
      <w:r w:rsidR="00281F6B">
        <w:t xml:space="preserve"> </w:t>
      </w:r>
      <w:r>
        <w:t>using</w:t>
      </w:r>
      <w:r w:rsidR="00281F6B">
        <w:t xml:space="preserve"> </w:t>
      </w:r>
      <w:r>
        <w:t>an</w:t>
      </w:r>
      <w:r w:rsidR="00281F6B">
        <w:t xml:space="preserve"> </w:t>
      </w:r>
      <w:r>
        <w:t>image</w:t>
      </w:r>
      <w:r w:rsidR="00281F6B">
        <w:t xml:space="preserve"> </w:t>
      </w:r>
      <w:r>
        <w:t>using</w:t>
      </w:r>
      <w:r w:rsidR="00281F6B">
        <w:t xml:space="preserve"> </w:t>
      </w:r>
      <w:r>
        <w:t>a</w:t>
      </w:r>
      <w:r w:rsidR="00281F6B">
        <w:t xml:space="preserve"> </w:t>
      </w:r>
      <w:proofErr w:type="spellStart"/>
      <w:r>
        <w:t>Dockerfile</w:t>
      </w:r>
      <w:proofErr w:type="spellEnd"/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snappily-named</w:t>
      </w:r>
      <w:r w:rsidR="00281F6B">
        <w:t xml:space="preserve"> </w:t>
      </w:r>
      <w:r w:rsidRPr="00A471B5">
        <w:rPr>
          <w:rStyle w:val="ItalicsPACKT"/>
        </w:rPr>
        <w:t>Using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proofErr w:type="spellStart"/>
      <w:r w:rsidRPr="00A471B5">
        <w:rPr>
          <w:rStyle w:val="ItalicsPACKT"/>
        </w:rPr>
        <w:t>Dockerfile</w:t>
      </w:r>
      <w:proofErr w:type="spellEnd"/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to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create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and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use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container</w:t>
      </w:r>
      <w:r w:rsidR="00281F6B">
        <w:t xml:space="preserve"> </w:t>
      </w:r>
      <w:r>
        <w:t>recipe.</w:t>
      </w:r>
    </w:p>
    <w:p w14:paraId="66E8F0BA" w14:textId="4D749F35" w:rsidR="00F14296" w:rsidRDefault="00F14296" w:rsidP="004C2ACC">
      <w:pPr>
        <w:pStyle w:val="NormalPACKT"/>
      </w:pPr>
      <w:r>
        <w:t>This</w:t>
      </w:r>
      <w:r w:rsidR="00281F6B">
        <w:t xml:space="preserve"> </w:t>
      </w:r>
      <w:r>
        <w:t>chapter</w:t>
      </w:r>
      <w:r w:rsidR="00281F6B">
        <w:t xml:space="preserve"> </w:t>
      </w:r>
      <w:r>
        <w:t>provides</w:t>
      </w:r>
      <w:r w:rsidR="00281F6B">
        <w:t xml:space="preserve"> </w:t>
      </w:r>
      <w:r>
        <w:t>only</w:t>
      </w:r>
      <w:r w:rsidR="00281F6B">
        <w:t xml:space="preserve"> </w:t>
      </w:r>
      <w:r>
        <w:t>an</w:t>
      </w:r>
      <w:r w:rsidR="00281F6B">
        <w:t xml:space="preserve"> </w:t>
      </w:r>
      <w:r>
        <w:t>introduction</w:t>
      </w:r>
      <w:r w:rsidR="00281F6B">
        <w:t xml:space="preserve"> </w:t>
      </w:r>
      <w:r>
        <w:t>to</w:t>
      </w:r>
      <w:r w:rsidR="00281F6B">
        <w:t xml:space="preserve"> </w:t>
      </w:r>
      <w:r>
        <w:t>containers,</w:t>
      </w:r>
      <w:r w:rsidR="00281F6B">
        <w:t xml:space="preserve"> </w:t>
      </w:r>
      <w:r>
        <w:t>images,</w:t>
      </w:r>
      <w:r w:rsidR="00281F6B">
        <w:t xml:space="preserve"> </w:t>
      </w:r>
      <w:r w:rsidRPr="00A471B5">
        <w:rPr>
          <w:rStyle w:val="CodeInTextPACKT"/>
        </w:rPr>
        <w:t>docker.exe</w:t>
      </w:r>
      <w:r>
        <w:t>,</w:t>
      </w:r>
      <w:r w:rsidR="00281F6B">
        <w:t xml:space="preserve"> </w:t>
      </w:r>
      <w:r>
        <w:t>and</w:t>
      </w:r>
      <w:r w:rsidR="00281F6B">
        <w:t xml:space="preserve"> </w:t>
      </w:r>
      <w:proofErr w:type="spellStart"/>
      <w:r>
        <w:t>Dockerfile</w:t>
      </w:r>
      <w:proofErr w:type="spellEnd"/>
      <w:r w:rsidR="00281F6B">
        <w:t xml:space="preserve"> </w:t>
      </w:r>
      <w:r>
        <w:t>files.</w:t>
      </w:r>
      <w:r w:rsidR="00281F6B">
        <w:t xml:space="preserve"> </w:t>
      </w:r>
      <w:r>
        <w:t>There</w:t>
      </w:r>
      <w:r w:rsidR="00281F6B">
        <w:t xml:space="preserve"> </w:t>
      </w:r>
      <w:r>
        <w:t>is</w:t>
      </w:r>
      <w:r w:rsidR="00281F6B">
        <w:t xml:space="preserve"> </w:t>
      </w:r>
      <w:r>
        <w:t>much</w:t>
      </w:r>
      <w:r w:rsidR="00281F6B">
        <w:t xml:space="preserve"> </w:t>
      </w:r>
      <w:r>
        <w:t>more</w:t>
      </w:r>
      <w:r w:rsidR="00281F6B">
        <w:t xml:space="preserve"> </w:t>
      </w:r>
      <w:r>
        <w:t>to</w:t>
      </w:r>
      <w:r w:rsidR="00281F6B">
        <w:t xml:space="preserve"> </w:t>
      </w:r>
      <w:r>
        <w:t>explore</w:t>
      </w:r>
      <w:r w:rsidR="00281F6B">
        <w:t xml:space="preserve"> </w:t>
      </w:r>
      <w:r>
        <w:t>with</w:t>
      </w:r>
      <w:r w:rsidR="00281F6B">
        <w:t xml:space="preserve"> </w:t>
      </w:r>
      <w:r>
        <w:t>containers.</w:t>
      </w:r>
      <w:r w:rsidR="00281F6B">
        <w:t xml:space="preserve"> </w:t>
      </w:r>
      <w:r>
        <w:t>Topics</w:t>
      </w:r>
      <w:r w:rsidR="00281F6B">
        <w:t xml:space="preserve"> </w:t>
      </w:r>
      <w:r>
        <w:t>including</w:t>
      </w:r>
      <w:r w:rsidR="00281F6B">
        <w:t xml:space="preserve"> </w:t>
      </w:r>
      <w:r>
        <w:t>Docker</w:t>
      </w:r>
      <w:r w:rsidR="00281F6B">
        <w:t xml:space="preserve"> </w:t>
      </w:r>
      <w:r>
        <w:t>networking,</w:t>
      </w:r>
      <w:r w:rsidR="00281F6B">
        <w:t xml:space="preserve"> </w:t>
      </w:r>
      <w:r>
        <w:t>Docker</w:t>
      </w:r>
      <w:r w:rsidR="00281F6B">
        <w:t xml:space="preserve"> </w:t>
      </w:r>
      <w:r>
        <w:t>Swarm,</w:t>
      </w:r>
      <w:r w:rsidR="00281F6B">
        <w:t xml:space="preserve"> </w:t>
      </w:r>
      <w:r>
        <w:t>and</w:t>
      </w:r>
      <w:r w:rsidR="00281F6B">
        <w:t xml:space="preserve"> </w:t>
      </w:r>
      <w:r>
        <w:t>more</w:t>
      </w:r>
      <w:r w:rsidR="00281F6B">
        <w:t xml:space="preserve"> </w:t>
      </w:r>
      <w:r>
        <w:t>are</w:t>
      </w:r>
      <w:r w:rsidR="00281F6B">
        <w:t xml:space="preserve"> </w:t>
      </w:r>
      <w:r>
        <w:t>outside</w:t>
      </w:r>
      <w:r w:rsidR="00281F6B">
        <w:t xml:space="preserve"> </w:t>
      </w:r>
      <w:r>
        <w:t>the</w:t>
      </w:r>
      <w:r w:rsidR="00281F6B">
        <w:t xml:space="preserve"> </w:t>
      </w:r>
      <w:r>
        <w:t>scope</w:t>
      </w:r>
      <w:r w:rsidR="00281F6B">
        <w:t xml:space="preserve"> </w:t>
      </w:r>
      <w:r>
        <w:t>of</w:t>
      </w:r>
      <w:r w:rsidR="00281F6B">
        <w:t xml:space="preserve"> </w:t>
      </w:r>
      <w:r>
        <w:t>this</w:t>
      </w:r>
      <w:r w:rsidR="00281F6B">
        <w:t xml:space="preserve"> </w:t>
      </w:r>
      <w:r>
        <w:t>book.</w:t>
      </w:r>
      <w:r w:rsidR="00281F6B">
        <w:t xml:space="preserve"> </w:t>
      </w:r>
      <w:r>
        <w:t>To</w:t>
      </w:r>
      <w:r w:rsidR="00281F6B">
        <w:t xml:space="preserve"> </w:t>
      </w:r>
      <w:r>
        <w:t>discover</w:t>
      </w:r>
      <w:r w:rsidR="00281F6B">
        <w:t xml:space="preserve"> </w:t>
      </w:r>
      <w:r>
        <w:t>more</w:t>
      </w:r>
      <w:r w:rsidR="00281F6B">
        <w:t xml:space="preserve"> </w:t>
      </w:r>
      <w:r>
        <w:t>about</w:t>
      </w:r>
      <w:r w:rsidR="00281F6B">
        <w:t xml:space="preserve"> </w:t>
      </w:r>
      <w:r>
        <w:t>containers</w:t>
      </w:r>
      <w:r w:rsidR="00281F6B">
        <w:t xml:space="preserve"> </w:t>
      </w:r>
      <w:r>
        <w:t>than</w:t>
      </w:r>
      <w:r w:rsidR="00281F6B">
        <w:t xml:space="preserve"> </w:t>
      </w:r>
      <w:r>
        <w:t>we</w:t>
      </w:r>
      <w:r w:rsidR="00281F6B">
        <w:t xml:space="preserve"> </w:t>
      </w:r>
      <w:r>
        <w:t>can</w:t>
      </w:r>
      <w:r w:rsidR="00281F6B">
        <w:t xml:space="preserve"> </w:t>
      </w:r>
      <w:r>
        <w:t>fit</w:t>
      </w:r>
      <w:r w:rsidR="00281F6B">
        <w:t xml:space="preserve"> </w:t>
      </w:r>
      <w:r>
        <w:t>here,</w:t>
      </w:r>
      <w:r w:rsidR="00281F6B">
        <w:t xml:space="preserve"> </w:t>
      </w:r>
      <w:r>
        <w:t>look</w:t>
      </w:r>
      <w:r w:rsidR="00281F6B">
        <w:t xml:space="preserve"> </w:t>
      </w:r>
      <w:r>
        <w:t>at</w:t>
      </w:r>
      <w:r w:rsidR="00281F6B">
        <w:t xml:space="preserve"> </w:t>
      </w:r>
      <w:proofErr w:type="spellStart"/>
      <w:r>
        <w:t>Packt's</w:t>
      </w:r>
      <w:proofErr w:type="spellEnd"/>
      <w:r w:rsidR="00281F6B">
        <w:t xml:space="preserve"> </w:t>
      </w:r>
      <w:r>
        <w:t>book:</w:t>
      </w:r>
      <w:r w:rsidR="00281F6B">
        <w:t xml:space="preserve"> </w:t>
      </w:r>
      <w:r w:rsidRPr="00A471B5">
        <w:rPr>
          <w:rStyle w:val="ItalicsPACKT"/>
        </w:rPr>
        <w:t>Learning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Windows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Server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Containers</w:t>
      </w:r>
      <w:r w:rsidR="00281F6B">
        <w:t xml:space="preserve"> </w:t>
      </w:r>
      <w:r>
        <w:t>by</w:t>
      </w:r>
      <w:r w:rsidR="00281F6B">
        <w:t xml:space="preserve"> </w:t>
      </w:r>
      <w:r w:rsidRPr="00A471B5">
        <w:rPr>
          <w:rStyle w:val="ItalicsPACKT"/>
        </w:rPr>
        <w:t>Srikanth</w:t>
      </w:r>
      <w:r w:rsidR="00281F6B">
        <w:rPr>
          <w:rStyle w:val="ItalicsPACKT"/>
        </w:rPr>
        <w:t xml:space="preserve"> </w:t>
      </w:r>
      <w:proofErr w:type="spellStart"/>
      <w:r w:rsidRPr="00A471B5">
        <w:rPr>
          <w:rStyle w:val="ItalicsPACKT"/>
        </w:rPr>
        <w:t>Machiraju</w:t>
      </w:r>
      <w:proofErr w:type="spellEnd"/>
      <w:r>
        <w:t>.</w:t>
      </w:r>
      <w:r w:rsidR="00281F6B">
        <w:t xml:space="preserve"> </w:t>
      </w:r>
      <w:r>
        <w:t>And,</w:t>
      </w:r>
      <w:r w:rsidR="00281F6B">
        <w:t xml:space="preserve"> </w:t>
      </w:r>
      <w:r>
        <w:t>for</w:t>
      </w:r>
      <w:r w:rsidR="00281F6B">
        <w:t xml:space="preserve"> </w:t>
      </w:r>
      <w:r>
        <w:t>more</w:t>
      </w:r>
      <w:r w:rsidR="00281F6B">
        <w:t xml:space="preserve"> </w:t>
      </w:r>
      <w:r>
        <w:t>on</w:t>
      </w:r>
      <w:r w:rsidR="00281F6B">
        <w:t xml:space="preserve"> </w:t>
      </w:r>
      <w:r>
        <w:t>the</w:t>
      </w:r>
      <w:r w:rsidR="00281F6B">
        <w:t xml:space="preserve"> </w:t>
      </w:r>
      <w:r>
        <w:t>endearingly</w:t>
      </w:r>
      <w:r w:rsidR="00281F6B">
        <w:t xml:space="preserve"> </w:t>
      </w:r>
      <w:r>
        <w:t>awful</w:t>
      </w:r>
      <w:r w:rsidR="00281F6B">
        <w:t xml:space="preserve"> </w:t>
      </w:r>
      <w:r w:rsidRPr="00A471B5">
        <w:rPr>
          <w:rStyle w:val="CodeInTextPACKT"/>
        </w:rPr>
        <w:t>docker.exe</w:t>
      </w:r>
      <w:r w:rsidR="00281F6B">
        <w:t xml:space="preserve"> </w:t>
      </w:r>
      <w:r>
        <w:t>application,</w:t>
      </w:r>
      <w:r w:rsidR="00281F6B">
        <w:t xml:space="preserve"> </w:t>
      </w:r>
      <w:r>
        <w:t>take</w:t>
      </w:r>
      <w:r w:rsidR="00281F6B">
        <w:t xml:space="preserve"> </w:t>
      </w:r>
      <w:r>
        <w:t>a</w:t>
      </w:r>
      <w:r w:rsidR="00281F6B">
        <w:t xml:space="preserve"> </w:t>
      </w:r>
      <w:r>
        <w:t>look</w:t>
      </w:r>
      <w:r w:rsidR="00281F6B">
        <w:t xml:space="preserve"> </w:t>
      </w:r>
      <w:r>
        <w:t>at</w:t>
      </w:r>
      <w:r w:rsidR="00281F6B">
        <w:t xml:space="preserve"> </w:t>
      </w:r>
      <w:r w:rsidRPr="00A471B5">
        <w:rPr>
          <w:rStyle w:val="ItalicsPACKT"/>
        </w:rPr>
        <w:t>Docker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on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Windows</w:t>
      </w:r>
      <w:r w:rsidR="00281F6B">
        <w:t xml:space="preserve"> </w:t>
      </w:r>
      <w:r>
        <w:t>by</w:t>
      </w:r>
      <w:r w:rsidR="00281F6B">
        <w:t xml:space="preserve"> </w:t>
      </w:r>
      <w:r>
        <w:t>Elton</w:t>
      </w:r>
      <w:r w:rsidR="00281F6B">
        <w:t xml:space="preserve"> </w:t>
      </w:r>
      <w:r>
        <w:t>Stoneman.</w:t>
      </w:r>
    </w:p>
    <w:p w14:paraId="11680476" w14:textId="331F9F18" w:rsidR="00F14296" w:rsidRDefault="00F14296" w:rsidP="004C2ACC">
      <w:pPr>
        <w:pStyle w:val="NormalPACKT"/>
      </w:pPr>
      <w:r>
        <w:t>For</w:t>
      </w:r>
      <w:r w:rsidR="00281F6B">
        <w:t xml:space="preserve"> </w:t>
      </w:r>
      <w:r>
        <w:t>more</w:t>
      </w:r>
      <w:r w:rsidR="00281F6B">
        <w:t xml:space="preserve"> </w:t>
      </w:r>
      <w:r>
        <w:t>information</w:t>
      </w:r>
      <w:r w:rsidR="00281F6B">
        <w:t xml:space="preserve"> </w:t>
      </w:r>
      <w:r>
        <w:t>on</w:t>
      </w:r>
      <w:r w:rsidR="00281F6B">
        <w:t xml:space="preserve"> </w:t>
      </w:r>
      <w:r>
        <w:t>Windows</w:t>
      </w:r>
      <w:r w:rsidR="00281F6B">
        <w:t xml:space="preserve"> </w:t>
      </w:r>
      <w:r>
        <w:t>containers,</w:t>
      </w:r>
      <w:r w:rsidR="00281F6B">
        <w:t xml:space="preserve"> </w:t>
      </w:r>
      <w:r>
        <w:t>see</w:t>
      </w:r>
      <w:r w:rsidR="00281F6B">
        <w:t xml:space="preserve"> </w:t>
      </w:r>
      <w:r>
        <w:t>this</w:t>
      </w:r>
      <w:r w:rsidR="00281F6B">
        <w:t xml:space="preserve"> </w:t>
      </w:r>
      <w:r>
        <w:t>link:</w:t>
      </w:r>
      <w:r w:rsidR="00281F6B">
        <w:t xml:space="preserve"> </w:t>
      </w:r>
      <w:ins w:id="0" w:author="Siddhant" w:date="2020-09-23T09:41:00Z">
        <w:r w:rsidR="00736A87">
          <w:rPr>
            <w:rStyle w:val="URLPACKT0"/>
            <w:bCs/>
          </w:rPr>
          <w:fldChar w:fldCharType="begin"/>
        </w:r>
        <w:r w:rsidR="00736A87">
          <w:rPr>
            <w:rStyle w:val="URLPACKT0"/>
            <w:bCs/>
          </w:rPr>
          <w:instrText xml:space="preserve"> HYPERLINK "</w:instrText>
        </w:r>
      </w:ins>
      <w:r w:rsidR="00736A87" w:rsidRPr="004C2ACC">
        <w:rPr>
          <w:rStyle w:val="URLPACKT0"/>
          <w:bCs/>
        </w:rPr>
        <w:instrText>https://docs.microsoft.com/virtualization/windowscontainers/about/</w:instrText>
      </w:r>
      <w:ins w:id="1" w:author="Siddhant" w:date="2020-09-23T09:41:00Z">
        <w:r w:rsidR="00736A87">
          <w:rPr>
            <w:rStyle w:val="URLPACKT0"/>
            <w:bCs/>
          </w:rPr>
          <w:instrText xml:space="preserve">" </w:instrText>
        </w:r>
        <w:r w:rsidR="00736A87">
          <w:rPr>
            <w:rStyle w:val="URLPACKT0"/>
            <w:bCs/>
          </w:rPr>
          <w:fldChar w:fldCharType="separate"/>
        </w:r>
      </w:ins>
      <w:r w:rsidR="00736A87" w:rsidRPr="00C418B6">
        <w:rPr>
          <w:rStyle w:val="Hyperlink"/>
          <w:rFonts w:ascii="Lucida Console" w:hAnsi="Lucida Console"/>
          <w:bCs/>
          <w:sz w:val="19"/>
          <w:szCs w:val="18"/>
        </w:rPr>
        <w:t>https://docs.microsoft.com</w:t>
      </w:r>
      <w:del w:id="2" w:author="Siddhant" w:date="2020-09-23T09:41:00Z">
        <w:r w:rsidR="00736A87" w:rsidRPr="00C418B6" w:rsidDel="00736A87">
          <w:rPr>
            <w:rStyle w:val="Hyperlink"/>
            <w:rFonts w:ascii="Lucida Console" w:hAnsi="Lucida Console"/>
            <w:bCs/>
            <w:sz w:val="19"/>
            <w:szCs w:val="18"/>
          </w:rPr>
          <w:delText>/en-us</w:delText>
        </w:r>
      </w:del>
      <w:r w:rsidR="00736A87" w:rsidRPr="00C418B6">
        <w:rPr>
          <w:rStyle w:val="Hyperlink"/>
          <w:rFonts w:ascii="Lucida Console" w:hAnsi="Lucida Console"/>
          <w:bCs/>
          <w:sz w:val="19"/>
          <w:szCs w:val="18"/>
        </w:rPr>
        <w:t>/virtualization/windowscontainers/about/</w:t>
      </w:r>
      <w:ins w:id="3" w:author="Siddhant" w:date="2020-09-23T09:41:00Z">
        <w:r w:rsidR="00736A87">
          <w:rPr>
            <w:rStyle w:val="URLPACKT0"/>
            <w:bCs/>
          </w:rPr>
          <w:fldChar w:fldCharType="end"/>
        </w:r>
      </w:ins>
      <w:r>
        <w:t>.</w:t>
      </w:r>
    </w:p>
    <w:p w14:paraId="5E7FE421" w14:textId="77777777" w:rsidR="00F14296" w:rsidRPr="004C2ACC" w:rsidRDefault="00F14296" w:rsidP="004C2ACC">
      <w:pPr>
        <w:pStyle w:val="InformationBoxPACKT"/>
        <w:rPr>
          <w:rStyle w:val="KeyWordPACKT"/>
        </w:rPr>
      </w:pPr>
      <w:r w:rsidRPr="004C2ACC">
        <w:rPr>
          <w:rStyle w:val="KeyWordPACKT"/>
        </w:rPr>
        <w:t>Note</w:t>
      </w:r>
    </w:p>
    <w:p w14:paraId="6B5FA7D8" w14:textId="78E18A51" w:rsidR="00F14296" w:rsidRPr="004C2ACC" w:rsidRDefault="00F14296" w:rsidP="004C2ACC">
      <w:pPr>
        <w:pStyle w:val="InformationBoxPACKT"/>
      </w:pPr>
      <w:r w:rsidRPr="004C2ACC">
        <w:t>The</w:t>
      </w:r>
      <w:r w:rsidR="00281F6B">
        <w:t xml:space="preserve"> </w:t>
      </w:r>
      <w:r w:rsidRPr="004C2ACC">
        <w:t>recipes</w:t>
      </w:r>
      <w:r w:rsidR="00281F6B">
        <w:t xml:space="preserve"> </w:t>
      </w:r>
      <w:r w:rsidRPr="004C2ACC">
        <w:t>in</w:t>
      </w:r>
      <w:r w:rsidR="00281F6B">
        <w:t xml:space="preserve"> </w:t>
      </w:r>
      <w:r w:rsidRPr="004C2ACC">
        <w:t>this</w:t>
      </w:r>
      <w:r w:rsidR="00281F6B">
        <w:t xml:space="preserve"> </w:t>
      </w:r>
      <w:r w:rsidRPr="004C2ACC">
        <w:t>chapter</w:t>
      </w:r>
      <w:r w:rsidR="00281F6B">
        <w:t xml:space="preserve"> </w:t>
      </w:r>
      <w:r w:rsidRPr="004C2ACC">
        <w:t>use</w:t>
      </w:r>
      <w:r w:rsidR="00281F6B">
        <w:t xml:space="preserve"> </w:t>
      </w:r>
      <w:r w:rsidRPr="004C2ACC">
        <w:t>the</w:t>
      </w:r>
      <w:r w:rsidR="00281F6B">
        <w:t xml:space="preserve"> </w:t>
      </w:r>
      <w:r w:rsidRPr="004C2ACC">
        <w:t>command-line</w:t>
      </w:r>
      <w:r w:rsidR="00281F6B">
        <w:t xml:space="preserve"> </w:t>
      </w:r>
      <w:r w:rsidRPr="004C2ACC">
        <w:t>tool</w:t>
      </w:r>
      <w:r w:rsidR="00281F6B">
        <w:t xml:space="preserve"> </w:t>
      </w:r>
      <w:r w:rsidRPr="00A471B5">
        <w:rPr>
          <w:rStyle w:val="CodeInTextPACKT"/>
        </w:rPr>
        <w:t>docker.exe</w:t>
      </w:r>
      <w:r w:rsidRPr="004C2ACC">
        <w:t>.</w:t>
      </w:r>
      <w:r w:rsidR="00281F6B">
        <w:t xml:space="preserve"> </w:t>
      </w:r>
      <w:r w:rsidRPr="004C2ACC">
        <w:t>For</w:t>
      </w:r>
      <w:r w:rsidR="00281F6B">
        <w:t xml:space="preserve"> </w:t>
      </w:r>
      <w:r w:rsidRPr="004C2ACC">
        <w:t>those</w:t>
      </w:r>
      <w:r w:rsidR="00281F6B">
        <w:t xml:space="preserve"> </w:t>
      </w:r>
      <w:r w:rsidRPr="004C2ACC">
        <w:t>familiar</w:t>
      </w:r>
      <w:r w:rsidR="00281F6B">
        <w:t xml:space="preserve"> </w:t>
      </w:r>
      <w:r w:rsidRPr="004C2ACC">
        <w:t>and</w:t>
      </w:r>
      <w:r w:rsidR="00281F6B">
        <w:t xml:space="preserve"> </w:t>
      </w:r>
      <w:r w:rsidRPr="004C2ACC">
        <w:t>comfortable</w:t>
      </w:r>
      <w:r w:rsidR="00281F6B">
        <w:t xml:space="preserve"> </w:t>
      </w:r>
      <w:r w:rsidRPr="004C2ACC">
        <w:t>with</w:t>
      </w:r>
      <w:r w:rsidR="00281F6B">
        <w:t xml:space="preserve"> </w:t>
      </w:r>
      <w:r w:rsidRPr="004C2ACC">
        <w:t>all</w:t>
      </w:r>
      <w:r w:rsidR="00281F6B">
        <w:t xml:space="preserve"> </w:t>
      </w:r>
      <w:r w:rsidRPr="004C2ACC">
        <w:t>of</w:t>
      </w:r>
      <w:r w:rsidR="00281F6B">
        <w:t xml:space="preserve"> </w:t>
      </w:r>
      <w:r w:rsidRPr="004C2ACC">
        <w:t>PowerShell's</w:t>
      </w:r>
      <w:r w:rsidR="00281F6B">
        <w:t xml:space="preserve"> </w:t>
      </w:r>
      <w:r w:rsidRPr="004C2ACC">
        <w:t>awesomeness,</w:t>
      </w:r>
      <w:r w:rsidR="00281F6B">
        <w:t xml:space="preserve"> </w:t>
      </w:r>
      <w:r w:rsidRPr="004C2ACC">
        <w:t>this</w:t>
      </w:r>
      <w:r w:rsidR="00281F6B">
        <w:t xml:space="preserve"> </w:t>
      </w:r>
      <w:r w:rsidRPr="004C2ACC">
        <w:t>is</w:t>
      </w:r>
      <w:r w:rsidR="00281F6B">
        <w:t xml:space="preserve"> </w:t>
      </w:r>
      <w:r w:rsidRPr="004C2ACC">
        <w:t>going</w:t>
      </w:r>
      <w:r w:rsidR="00281F6B">
        <w:t xml:space="preserve"> </w:t>
      </w:r>
      <w:r w:rsidRPr="004C2ACC">
        <w:t>to</w:t>
      </w:r>
      <w:r w:rsidR="00281F6B">
        <w:t xml:space="preserve"> </w:t>
      </w:r>
      <w:r w:rsidRPr="004C2ACC">
        <w:t>come</w:t>
      </w:r>
      <w:r w:rsidR="00281F6B">
        <w:t xml:space="preserve"> </w:t>
      </w:r>
      <w:r w:rsidRPr="004C2ACC">
        <w:t>as</w:t>
      </w:r>
      <w:r w:rsidR="00281F6B">
        <w:t xml:space="preserve"> </w:t>
      </w:r>
      <w:r w:rsidRPr="004C2ACC">
        <w:t>a</w:t>
      </w:r>
      <w:r w:rsidR="00281F6B">
        <w:t xml:space="preserve"> </w:t>
      </w:r>
      <w:r w:rsidRPr="004C2ACC">
        <w:t>bit</w:t>
      </w:r>
      <w:r w:rsidR="00281F6B">
        <w:t xml:space="preserve"> </w:t>
      </w:r>
      <w:r w:rsidRPr="004C2ACC">
        <w:t>of</w:t>
      </w:r>
      <w:r w:rsidR="00281F6B">
        <w:t xml:space="preserve"> </w:t>
      </w:r>
      <w:r w:rsidRPr="004C2ACC">
        <w:t>a</w:t>
      </w:r>
      <w:r w:rsidR="00281F6B">
        <w:t xml:space="preserve"> </w:t>
      </w:r>
      <w:r w:rsidRPr="004C2ACC">
        <w:t>shock.</w:t>
      </w:r>
      <w:r w:rsidR="00281F6B">
        <w:t xml:space="preserve"> </w:t>
      </w:r>
      <w:r w:rsidRPr="00A471B5">
        <w:rPr>
          <w:rStyle w:val="CodeInTextPACKT"/>
        </w:rPr>
        <w:t>docker.exe</w:t>
      </w:r>
      <w:r w:rsidR="00281F6B">
        <w:t xml:space="preserve"> </w:t>
      </w:r>
      <w:r w:rsidRPr="004C2ACC">
        <w:t>has</w:t>
      </w:r>
      <w:r w:rsidR="00281F6B">
        <w:t xml:space="preserve"> </w:t>
      </w:r>
      <w:r w:rsidRPr="004C2ACC">
        <w:t>no</w:t>
      </w:r>
      <w:r w:rsidR="00281F6B">
        <w:t xml:space="preserve"> </w:t>
      </w:r>
      <w:r w:rsidRPr="004C2ACC">
        <w:t>tab</w:t>
      </w:r>
      <w:r w:rsidR="00281F6B">
        <w:t xml:space="preserve"> </w:t>
      </w:r>
      <w:r w:rsidRPr="004C2ACC">
        <w:t>completion,</w:t>
      </w:r>
      <w:r w:rsidR="00281F6B">
        <w:t xml:space="preserve"> </w:t>
      </w:r>
      <w:r w:rsidRPr="004C2ACC">
        <w:t>all</w:t>
      </w:r>
      <w:r w:rsidR="00281F6B">
        <w:t xml:space="preserve"> </w:t>
      </w:r>
      <w:r w:rsidRPr="004C2ACC">
        <w:t>output</w:t>
      </w:r>
      <w:r w:rsidR="00281F6B">
        <w:t xml:space="preserve"> </w:t>
      </w:r>
      <w:r w:rsidRPr="004C2ACC">
        <w:t>is</w:t>
      </w:r>
      <w:r w:rsidR="00281F6B">
        <w:t xml:space="preserve"> </w:t>
      </w:r>
      <w:r w:rsidRPr="004C2ACC">
        <w:t>minimal</w:t>
      </w:r>
      <w:r w:rsidR="00281F6B">
        <w:t xml:space="preserve"> </w:t>
      </w:r>
      <w:r w:rsidRPr="004C2ACC">
        <w:t>text</w:t>
      </w:r>
      <w:r w:rsidR="00281F6B">
        <w:t xml:space="preserve"> </w:t>
      </w:r>
      <w:r w:rsidRPr="004C2ACC">
        <w:t>blobs</w:t>
      </w:r>
      <w:r w:rsidR="00281F6B">
        <w:t xml:space="preserve"> </w:t>
      </w:r>
      <w:r w:rsidRPr="004C2ACC">
        <w:t>(no</w:t>
      </w:r>
      <w:r w:rsidR="00281F6B">
        <w:t xml:space="preserve"> </w:t>
      </w:r>
      <w:r w:rsidRPr="004C2ACC">
        <w:t>objects),</w:t>
      </w:r>
      <w:r w:rsidR="00281F6B">
        <w:t xml:space="preserve"> </w:t>
      </w:r>
      <w:r w:rsidRPr="004C2ACC">
        <w:t>parameter</w:t>
      </w:r>
      <w:r w:rsidR="00281F6B">
        <w:t xml:space="preserve"> </w:t>
      </w:r>
      <w:r w:rsidRPr="004C2ACC">
        <w:t>names</w:t>
      </w:r>
      <w:r w:rsidR="00281F6B">
        <w:t xml:space="preserve"> </w:t>
      </w:r>
      <w:r w:rsidRPr="004C2ACC">
        <w:t>seem</w:t>
      </w:r>
      <w:r w:rsidR="00281F6B">
        <w:t xml:space="preserve"> </w:t>
      </w:r>
      <w:r w:rsidRPr="004C2ACC">
        <w:t>random</w:t>
      </w:r>
      <w:r w:rsidR="00281F6B">
        <w:t xml:space="preserve"> </w:t>
      </w:r>
      <w:r w:rsidRPr="004C2ACC">
        <w:t>and</w:t>
      </w:r>
      <w:r w:rsidR="00281F6B">
        <w:t xml:space="preserve"> </w:t>
      </w:r>
      <w:r w:rsidRPr="004C2ACC">
        <w:t>curious,</w:t>
      </w:r>
      <w:r w:rsidR="00281F6B">
        <w:t xml:space="preserve"> </w:t>
      </w:r>
      <w:r w:rsidRPr="004C2ACC">
        <w:t>the</w:t>
      </w:r>
      <w:r w:rsidR="00281F6B">
        <w:t xml:space="preserve"> </w:t>
      </w:r>
      <w:r w:rsidRPr="004C2ACC">
        <w:t>online</w:t>
      </w:r>
      <w:r w:rsidR="00281F6B">
        <w:t xml:space="preserve"> </w:t>
      </w:r>
      <w:r w:rsidRPr="004C2ACC">
        <w:t>help</w:t>
      </w:r>
      <w:r w:rsidR="00281F6B">
        <w:t xml:space="preserve"> </w:t>
      </w:r>
      <w:r w:rsidRPr="004C2ACC">
        <w:t>is</w:t>
      </w:r>
      <w:r w:rsidR="00281F6B">
        <w:t xml:space="preserve"> </w:t>
      </w:r>
      <w:r w:rsidRPr="004C2ACC">
        <w:t>not</w:t>
      </w:r>
      <w:r w:rsidR="00281F6B">
        <w:t xml:space="preserve"> </w:t>
      </w:r>
      <w:r w:rsidRPr="004C2ACC">
        <w:t>very</w:t>
      </w:r>
      <w:r w:rsidR="00281F6B">
        <w:t xml:space="preserve"> </w:t>
      </w:r>
      <w:r w:rsidRPr="004C2ACC">
        <w:t>helpful,</w:t>
      </w:r>
      <w:r w:rsidR="00281F6B">
        <w:t xml:space="preserve"> </w:t>
      </w:r>
      <w:r w:rsidRPr="004C2ACC">
        <w:t>and</w:t>
      </w:r>
      <w:r w:rsidR="00281F6B">
        <w:t xml:space="preserve"> </w:t>
      </w:r>
      <w:r w:rsidRPr="004C2ACC">
        <w:t>the</w:t>
      </w:r>
      <w:r w:rsidR="00281F6B">
        <w:t xml:space="preserve"> </w:t>
      </w:r>
      <w:r w:rsidRPr="004C2ACC">
        <w:t>error</w:t>
      </w:r>
      <w:r w:rsidR="00281F6B">
        <w:t xml:space="preserve"> </w:t>
      </w:r>
      <w:r w:rsidRPr="004C2ACC">
        <w:t>reporting</w:t>
      </w:r>
      <w:r w:rsidR="00281F6B">
        <w:t xml:space="preserve"> </w:t>
      </w:r>
      <w:r w:rsidRPr="004C2ACC">
        <w:t>is</w:t>
      </w:r>
      <w:r w:rsidR="00281F6B">
        <w:t xml:space="preserve"> </w:t>
      </w:r>
      <w:r w:rsidRPr="004C2ACC">
        <w:t>downright</w:t>
      </w:r>
      <w:r w:rsidR="00281F6B">
        <w:t xml:space="preserve"> </w:t>
      </w:r>
      <w:r w:rsidRPr="004C2ACC">
        <w:t>atrocious.</w:t>
      </w:r>
      <w:r w:rsidR="00281F6B">
        <w:t xml:space="preserve"> </w:t>
      </w:r>
      <w:r w:rsidRPr="00A471B5">
        <w:rPr>
          <w:rStyle w:val="CodeInTextPACKT"/>
        </w:rPr>
        <w:t>docker.exe</w:t>
      </w:r>
      <w:r w:rsidR="00281F6B">
        <w:t xml:space="preserve"> </w:t>
      </w:r>
      <w:r w:rsidRPr="004C2ACC">
        <w:t>is</w:t>
      </w:r>
      <w:r w:rsidR="00281F6B">
        <w:t xml:space="preserve"> </w:t>
      </w:r>
      <w:r w:rsidRPr="004C2ACC">
        <w:t>not</w:t>
      </w:r>
      <w:r w:rsidR="00281F6B">
        <w:t xml:space="preserve"> </w:t>
      </w:r>
      <w:r w:rsidRPr="004C2ACC">
        <w:t>all</w:t>
      </w:r>
      <w:r w:rsidR="00281F6B">
        <w:t xml:space="preserve"> </w:t>
      </w:r>
      <w:r w:rsidRPr="004C2ACC">
        <w:t>that</w:t>
      </w:r>
      <w:r w:rsidR="00281F6B">
        <w:t xml:space="preserve"> </w:t>
      </w:r>
      <w:r w:rsidRPr="004C2ACC">
        <w:t>easy</w:t>
      </w:r>
      <w:r w:rsidR="00281F6B">
        <w:t xml:space="preserve"> </w:t>
      </w:r>
      <w:r w:rsidRPr="004C2ACC">
        <w:t>to</w:t>
      </w:r>
      <w:r w:rsidR="00281F6B">
        <w:t xml:space="preserve"> </w:t>
      </w:r>
      <w:r w:rsidRPr="004C2ACC">
        <w:t>get</w:t>
      </w:r>
      <w:r w:rsidR="00281F6B">
        <w:t xml:space="preserve"> </w:t>
      </w:r>
      <w:r w:rsidRPr="004C2ACC">
        <w:t>to</w:t>
      </w:r>
      <w:r w:rsidR="00281F6B">
        <w:t xml:space="preserve"> </w:t>
      </w:r>
      <w:r w:rsidRPr="004C2ACC">
        <w:t>grips</w:t>
      </w:r>
      <w:r w:rsidR="00281F6B">
        <w:t xml:space="preserve"> </w:t>
      </w:r>
      <w:r w:rsidRPr="004C2ACC">
        <w:t>with,</w:t>
      </w:r>
      <w:r w:rsidR="00281F6B">
        <w:t xml:space="preserve"> </w:t>
      </w:r>
      <w:r w:rsidRPr="004C2ACC">
        <w:t>is</w:t>
      </w:r>
      <w:r w:rsidR="00281F6B">
        <w:t xml:space="preserve"> </w:t>
      </w:r>
      <w:r w:rsidRPr="004C2ACC">
        <w:t>less</w:t>
      </w:r>
      <w:r w:rsidR="00281F6B">
        <w:t xml:space="preserve"> </w:t>
      </w:r>
      <w:r w:rsidRPr="004C2ACC">
        <w:t>easy</w:t>
      </w:r>
      <w:r w:rsidR="00281F6B">
        <w:t xml:space="preserve"> </w:t>
      </w:r>
      <w:r w:rsidRPr="004C2ACC">
        <w:t>to</w:t>
      </w:r>
      <w:r w:rsidR="00281F6B">
        <w:t xml:space="preserve"> </w:t>
      </w:r>
      <w:r w:rsidRPr="004C2ACC">
        <w:t>automate</w:t>
      </w:r>
      <w:r w:rsidR="00281F6B">
        <w:t xml:space="preserve"> </w:t>
      </w:r>
      <w:r w:rsidRPr="004C2ACC">
        <w:t>than</w:t>
      </w:r>
      <w:r w:rsidR="00281F6B">
        <w:t xml:space="preserve"> </w:t>
      </w:r>
      <w:r w:rsidRPr="004C2ACC">
        <w:t>other</w:t>
      </w:r>
      <w:r w:rsidR="00281F6B">
        <w:t xml:space="preserve"> </w:t>
      </w:r>
      <w:r w:rsidRPr="004C2ACC">
        <w:t>Windows</w:t>
      </w:r>
      <w:r w:rsidR="00281F6B">
        <w:t xml:space="preserve"> </w:t>
      </w:r>
      <w:r w:rsidRPr="004C2ACC">
        <w:t>features,</w:t>
      </w:r>
      <w:r w:rsidR="00281F6B">
        <w:t xml:space="preserve"> </w:t>
      </w:r>
      <w:r w:rsidRPr="004C2ACC">
        <w:t>and</w:t>
      </w:r>
      <w:r w:rsidR="00281F6B">
        <w:t xml:space="preserve"> </w:t>
      </w:r>
      <w:r w:rsidRPr="004C2ACC">
        <w:t>feels</w:t>
      </w:r>
      <w:r w:rsidR="00281F6B">
        <w:t xml:space="preserve"> </w:t>
      </w:r>
      <w:r w:rsidRPr="004C2ACC">
        <w:t>very,</w:t>
      </w:r>
      <w:r w:rsidR="00281F6B">
        <w:t xml:space="preserve"> </w:t>
      </w:r>
      <w:r w:rsidRPr="004C2ACC">
        <w:t>very</w:t>
      </w:r>
      <w:r w:rsidR="00281F6B">
        <w:t xml:space="preserve"> </w:t>
      </w:r>
      <w:r w:rsidRPr="004C2ACC">
        <w:t>slow</w:t>
      </w:r>
      <w:r w:rsidR="00281F6B">
        <w:t xml:space="preserve"> </w:t>
      </w:r>
      <w:r w:rsidRPr="004C2ACC">
        <w:t>even</w:t>
      </w:r>
      <w:r w:rsidR="00281F6B">
        <w:t xml:space="preserve"> </w:t>
      </w:r>
      <w:r w:rsidRPr="004C2ACC">
        <w:t>on</w:t>
      </w:r>
      <w:r w:rsidR="00281F6B">
        <w:t xml:space="preserve"> </w:t>
      </w:r>
      <w:r w:rsidRPr="004C2ACC">
        <w:t>a</w:t>
      </w:r>
      <w:r w:rsidR="00281F6B">
        <w:t xml:space="preserve"> </w:t>
      </w:r>
      <w:r w:rsidRPr="004C2ACC">
        <w:t>well-equipped</w:t>
      </w:r>
      <w:r w:rsidR="00281F6B">
        <w:t xml:space="preserve"> </w:t>
      </w:r>
      <w:r w:rsidRPr="004C2ACC">
        <w:t>workstation.</w:t>
      </w:r>
      <w:r w:rsidR="00281F6B">
        <w:t xml:space="preserve"> </w:t>
      </w:r>
      <w:r w:rsidRPr="004C2ACC">
        <w:t>Containers</w:t>
      </w:r>
      <w:r w:rsidR="00281F6B">
        <w:t xml:space="preserve"> </w:t>
      </w:r>
      <w:r w:rsidRPr="004C2ACC">
        <w:t>as</w:t>
      </w:r>
      <w:r w:rsidR="00281F6B">
        <w:t xml:space="preserve"> </w:t>
      </w:r>
      <w:r w:rsidRPr="004C2ACC">
        <w:t>a</w:t>
      </w:r>
      <w:r w:rsidR="00281F6B">
        <w:t xml:space="preserve"> </w:t>
      </w:r>
      <w:r w:rsidRPr="004C2ACC">
        <w:t>feature</w:t>
      </w:r>
      <w:r w:rsidR="00281F6B">
        <w:t xml:space="preserve"> </w:t>
      </w:r>
      <w:r w:rsidRPr="004C2ACC">
        <w:t>are</w:t>
      </w:r>
      <w:r w:rsidR="00281F6B">
        <w:t xml:space="preserve"> </w:t>
      </w:r>
      <w:r w:rsidRPr="004C2ACC">
        <w:t>awesome—if</w:t>
      </w:r>
      <w:r w:rsidR="00281F6B">
        <w:t xml:space="preserve"> </w:t>
      </w:r>
      <w:r w:rsidRPr="004C2ACC">
        <w:t>you</w:t>
      </w:r>
      <w:r w:rsidR="00281F6B">
        <w:t xml:space="preserve"> </w:t>
      </w:r>
      <w:r w:rsidRPr="004C2ACC">
        <w:t>plan</w:t>
      </w:r>
      <w:r w:rsidR="00281F6B">
        <w:t xml:space="preserve"> </w:t>
      </w:r>
      <w:r w:rsidRPr="004C2ACC">
        <w:t>to</w:t>
      </w:r>
      <w:r w:rsidR="00281F6B">
        <w:t xml:space="preserve"> </w:t>
      </w:r>
      <w:r w:rsidRPr="004C2ACC">
        <w:t>adopt</w:t>
      </w:r>
      <w:r w:rsidR="00281F6B">
        <w:t xml:space="preserve"> </w:t>
      </w:r>
      <w:r w:rsidRPr="004C2ACC">
        <w:t>them,</w:t>
      </w:r>
      <w:r w:rsidR="00281F6B">
        <w:t xml:space="preserve"> </w:t>
      </w:r>
      <w:r w:rsidRPr="004C2ACC">
        <w:t>consider</w:t>
      </w:r>
      <w:r w:rsidR="00281F6B">
        <w:t xml:space="preserve"> </w:t>
      </w:r>
      <w:r w:rsidRPr="004C2ACC">
        <w:t>spending</w:t>
      </w:r>
      <w:r w:rsidR="00281F6B">
        <w:t xml:space="preserve"> </w:t>
      </w:r>
      <w:r w:rsidRPr="004C2ACC">
        <w:t>some</w:t>
      </w:r>
      <w:r w:rsidR="00281F6B">
        <w:t xml:space="preserve"> </w:t>
      </w:r>
      <w:r w:rsidRPr="004C2ACC">
        <w:t>time</w:t>
      </w:r>
      <w:r w:rsidR="00281F6B">
        <w:t xml:space="preserve"> </w:t>
      </w:r>
      <w:r w:rsidRPr="004C2ACC">
        <w:t>building</w:t>
      </w:r>
      <w:r w:rsidR="00281F6B">
        <w:t xml:space="preserve"> </w:t>
      </w:r>
      <w:r w:rsidRPr="004C2ACC">
        <w:t>a</w:t>
      </w:r>
      <w:r w:rsidR="00281F6B">
        <w:t xml:space="preserve"> </w:t>
      </w:r>
      <w:r w:rsidRPr="004C2ACC">
        <w:t>good</w:t>
      </w:r>
      <w:r w:rsidR="00281F6B">
        <w:t xml:space="preserve"> </w:t>
      </w:r>
      <w:r w:rsidRPr="004C2ACC">
        <w:t>framework</w:t>
      </w:r>
      <w:r w:rsidR="00281F6B">
        <w:t xml:space="preserve"> </w:t>
      </w:r>
      <w:r w:rsidRPr="004C2ACC">
        <w:t>and</w:t>
      </w:r>
      <w:r w:rsidR="00281F6B">
        <w:t xml:space="preserve"> </w:t>
      </w:r>
      <w:r w:rsidRPr="004C2ACC">
        <w:t>framework</w:t>
      </w:r>
      <w:r w:rsidR="00281F6B">
        <w:t xml:space="preserve"> </w:t>
      </w:r>
      <w:r w:rsidRPr="004C2ACC">
        <w:t>tools</w:t>
      </w:r>
      <w:r w:rsidR="00281F6B">
        <w:t xml:space="preserve"> </w:t>
      </w:r>
      <w:r w:rsidRPr="004C2ACC">
        <w:t>for</w:t>
      </w:r>
      <w:r w:rsidR="00281F6B">
        <w:t xml:space="preserve"> </w:t>
      </w:r>
      <w:r w:rsidRPr="004C2ACC">
        <w:t>your</w:t>
      </w:r>
      <w:r w:rsidR="00281F6B">
        <w:t xml:space="preserve"> </w:t>
      </w:r>
      <w:r w:rsidRPr="004C2ACC">
        <w:t>environment.</w:t>
      </w:r>
      <w:r w:rsidR="00281F6B">
        <w:t xml:space="preserve"> </w:t>
      </w:r>
      <w:r w:rsidRPr="004C2ACC">
        <w:t>Additionally,</w:t>
      </w:r>
      <w:r w:rsidR="00281F6B">
        <w:t xml:space="preserve"> </w:t>
      </w:r>
      <w:r w:rsidRPr="004C2ACC">
        <w:t>using</w:t>
      </w:r>
      <w:r w:rsidR="00281F6B">
        <w:t xml:space="preserve"> </w:t>
      </w:r>
      <w:r w:rsidRPr="004C2ACC">
        <w:t>major</w:t>
      </w:r>
      <w:r w:rsidR="00281F6B">
        <w:t xml:space="preserve"> </w:t>
      </w:r>
      <w:r w:rsidRPr="004C2ACC">
        <w:t>search</w:t>
      </w:r>
      <w:r w:rsidR="00281F6B">
        <w:t xml:space="preserve"> </w:t>
      </w:r>
      <w:r w:rsidRPr="004C2ACC">
        <w:t>engines</w:t>
      </w:r>
      <w:r w:rsidR="00281F6B">
        <w:t xml:space="preserve"> </w:t>
      </w:r>
      <w:r w:rsidRPr="004C2ACC">
        <w:t>to</w:t>
      </w:r>
      <w:r w:rsidR="00281F6B">
        <w:t xml:space="preserve"> </w:t>
      </w:r>
      <w:r w:rsidRPr="004C2ACC">
        <w:t>discover</w:t>
      </w:r>
      <w:r w:rsidR="00281F6B">
        <w:t xml:space="preserve"> </w:t>
      </w:r>
      <w:r w:rsidRPr="004C2ACC">
        <w:t>aspects</w:t>
      </w:r>
      <w:r w:rsidR="00281F6B">
        <w:t xml:space="preserve"> </w:t>
      </w:r>
      <w:r w:rsidRPr="004C2ACC">
        <w:t>of</w:t>
      </w:r>
      <w:r w:rsidR="00281F6B">
        <w:t xml:space="preserve"> </w:t>
      </w:r>
      <w:r w:rsidRPr="004C2ACC">
        <w:t>containers</w:t>
      </w:r>
      <w:r w:rsidR="00281F6B">
        <w:t xml:space="preserve"> </w:t>
      </w:r>
      <w:r w:rsidRPr="004C2ACC">
        <w:t>tends</w:t>
      </w:r>
      <w:r w:rsidR="00281F6B">
        <w:t xml:space="preserve"> </w:t>
      </w:r>
      <w:r w:rsidRPr="004C2ACC">
        <w:t>to</w:t>
      </w:r>
      <w:r w:rsidR="00281F6B">
        <w:t xml:space="preserve"> </w:t>
      </w:r>
      <w:r w:rsidRPr="004C2ACC">
        <w:t>yield</w:t>
      </w:r>
      <w:r w:rsidR="00281F6B">
        <w:t xml:space="preserve"> </w:t>
      </w:r>
      <w:r w:rsidRPr="004C2ACC">
        <w:t>a</w:t>
      </w:r>
      <w:r w:rsidR="00281F6B">
        <w:t xml:space="preserve"> </w:t>
      </w:r>
      <w:r w:rsidRPr="004C2ACC">
        <w:t>lot</w:t>
      </w:r>
      <w:r w:rsidR="00281F6B">
        <w:t xml:space="preserve"> </w:t>
      </w:r>
      <w:r w:rsidRPr="004C2ACC">
        <w:t>of</w:t>
      </w:r>
      <w:r w:rsidR="00281F6B">
        <w:t xml:space="preserve"> </w:t>
      </w:r>
      <w:r w:rsidRPr="004C2ACC">
        <w:t>useful</w:t>
      </w:r>
      <w:r w:rsidR="00281F6B">
        <w:t xml:space="preserve"> </w:t>
      </w:r>
      <w:r w:rsidRPr="004C2ACC">
        <w:t>pages,</w:t>
      </w:r>
      <w:r w:rsidR="00281F6B">
        <w:t xml:space="preserve"> </w:t>
      </w:r>
      <w:r w:rsidRPr="004C2ACC">
        <w:t>but</w:t>
      </w:r>
      <w:r w:rsidR="00281F6B">
        <w:t xml:space="preserve"> </w:t>
      </w:r>
      <w:r w:rsidRPr="004C2ACC">
        <w:t>focused</w:t>
      </w:r>
      <w:r w:rsidR="00281F6B">
        <w:t xml:space="preserve"> </w:t>
      </w:r>
      <w:r w:rsidRPr="004C2ACC">
        <w:t>on</w:t>
      </w:r>
      <w:r w:rsidR="00281F6B">
        <w:t xml:space="preserve"> </w:t>
      </w:r>
      <w:r w:rsidRPr="004C2ACC">
        <w:t>Linux</w:t>
      </w:r>
      <w:r w:rsidR="00281F6B">
        <w:t xml:space="preserve"> </w:t>
      </w:r>
      <w:r w:rsidRPr="004C2ACC">
        <w:t>as</w:t>
      </w:r>
      <w:r w:rsidR="00281F6B">
        <w:t xml:space="preserve"> </w:t>
      </w:r>
      <w:r w:rsidRPr="004C2ACC">
        <w:t>a</w:t>
      </w:r>
      <w:r w:rsidR="00281F6B">
        <w:t xml:space="preserve"> </w:t>
      </w:r>
      <w:r w:rsidRPr="004C2ACC">
        <w:t>container</w:t>
      </w:r>
      <w:r w:rsidR="00281F6B">
        <w:t xml:space="preserve"> </w:t>
      </w:r>
      <w:r w:rsidRPr="004C2ACC">
        <w:t>host</w:t>
      </w:r>
      <w:r w:rsidR="00281F6B">
        <w:t xml:space="preserve"> </w:t>
      </w:r>
      <w:r w:rsidRPr="004C2ACC">
        <w:t>and</w:t>
      </w:r>
      <w:r w:rsidR="00281F6B">
        <w:t xml:space="preserve"> </w:t>
      </w:r>
      <w:r w:rsidRPr="004C2ACC">
        <w:t>is</w:t>
      </w:r>
      <w:r w:rsidR="00281F6B">
        <w:t xml:space="preserve"> </w:t>
      </w:r>
      <w:r w:rsidRPr="004C2ACC">
        <w:t>used</w:t>
      </w:r>
      <w:r w:rsidR="00281F6B">
        <w:t xml:space="preserve"> </w:t>
      </w:r>
      <w:r w:rsidRPr="004C2ACC">
        <w:t>in</w:t>
      </w:r>
      <w:r w:rsidR="00281F6B">
        <w:t xml:space="preserve"> </w:t>
      </w:r>
      <w:r w:rsidRPr="004C2ACC">
        <w:t>a</w:t>
      </w:r>
      <w:r w:rsidR="00281F6B">
        <w:t xml:space="preserve"> </w:t>
      </w:r>
      <w:r w:rsidRPr="004C2ACC">
        <w:t>container.</w:t>
      </w:r>
    </w:p>
    <w:p w14:paraId="4F53B274" w14:textId="13B06CA1" w:rsidR="0037666E" w:rsidRPr="00A471B5" w:rsidRDefault="0037666E" w:rsidP="00A471B5">
      <w:pPr>
        <w:pStyle w:val="Heading1"/>
      </w:pPr>
      <w:r w:rsidRPr="00A471B5">
        <w:t>Configuring</w:t>
      </w:r>
      <w:r w:rsidR="00281F6B">
        <w:t xml:space="preserve"> </w:t>
      </w:r>
      <w:r w:rsidRPr="00A471B5">
        <w:t>a</w:t>
      </w:r>
      <w:r w:rsidR="00281F6B">
        <w:t xml:space="preserve"> </w:t>
      </w:r>
      <w:r w:rsidRPr="00A471B5">
        <w:t>container</w:t>
      </w:r>
      <w:r w:rsidR="00281F6B">
        <w:t xml:space="preserve"> </w:t>
      </w:r>
      <w:r w:rsidRPr="00A471B5">
        <w:t>host</w:t>
      </w:r>
    </w:p>
    <w:p w14:paraId="58F1E441" w14:textId="5E4D441C" w:rsidR="0037666E" w:rsidRDefault="0037666E" w:rsidP="00231C74">
      <w:pPr>
        <w:pStyle w:val="NormalPACKT"/>
      </w:pPr>
      <w:r>
        <w:t>The</w:t>
      </w:r>
      <w:r w:rsidR="00281F6B">
        <w:t xml:space="preserve"> </w:t>
      </w:r>
      <w:r>
        <w:t>first</w:t>
      </w:r>
      <w:r w:rsidR="00281F6B">
        <w:t xml:space="preserve"> </w:t>
      </w:r>
      <w:r>
        <w:t>step</w:t>
      </w:r>
      <w:r w:rsidR="00281F6B">
        <w:t xml:space="preserve"> </w:t>
      </w:r>
      <w:r>
        <w:t>in</w:t>
      </w:r>
      <w:r w:rsidR="00281F6B">
        <w:t xml:space="preserve"> </w:t>
      </w:r>
      <w:r>
        <w:t>containerization</w:t>
      </w:r>
      <w:r w:rsidR="00281F6B">
        <w:t xml:space="preserve"> </w:t>
      </w:r>
      <w:r>
        <w:t>is</w:t>
      </w:r>
      <w:r w:rsidR="00281F6B">
        <w:t xml:space="preserve"> </w:t>
      </w:r>
      <w:r>
        <w:t>to</w:t>
      </w:r>
      <w:r w:rsidR="00281F6B">
        <w:t xml:space="preserve"> </w:t>
      </w:r>
      <w:r>
        <w:t>configure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  <w:r w:rsidR="00281F6B">
        <w:t xml:space="preserve"> </w:t>
      </w:r>
      <w:r>
        <w:t>host.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host</w:t>
      </w:r>
      <w:r w:rsidR="00281F6B">
        <w:t xml:space="preserve"> </w:t>
      </w:r>
      <w:r>
        <w:t>is</w:t>
      </w:r>
      <w:r w:rsidR="00281F6B">
        <w:t xml:space="preserve"> </w:t>
      </w:r>
      <w:r>
        <w:t>a</w:t>
      </w:r>
      <w:r w:rsidR="00281F6B">
        <w:t xml:space="preserve"> </w:t>
      </w:r>
      <w:r>
        <w:t>machine</w:t>
      </w:r>
      <w:r w:rsidR="00281F6B">
        <w:t xml:space="preserve"> </w:t>
      </w:r>
      <w:r>
        <w:t>(virtual</w:t>
      </w:r>
      <w:r w:rsidR="00281F6B">
        <w:t xml:space="preserve"> </w:t>
      </w:r>
      <w:r>
        <w:t>or</w:t>
      </w:r>
      <w:r w:rsidR="00281F6B">
        <w:t xml:space="preserve"> </w:t>
      </w:r>
      <w:r>
        <w:t>physical)</w:t>
      </w:r>
      <w:r w:rsidR="00281F6B">
        <w:t xml:space="preserve"> </w:t>
      </w:r>
      <w:r>
        <w:t>running</w:t>
      </w:r>
      <w:r w:rsidR="00281F6B">
        <w:t xml:space="preserve"> </w:t>
      </w:r>
      <w:r>
        <w:t>Windows</w:t>
      </w:r>
      <w:r w:rsidR="00281F6B">
        <w:t xml:space="preserve"> </w:t>
      </w:r>
      <w:r>
        <w:t>Server</w:t>
      </w:r>
      <w:r w:rsidR="00281F6B">
        <w:t xml:space="preserve"> </w:t>
      </w:r>
      <w:r>
        <w:t>2019</w:t>
      </w:r>
      <w:r w:rsidR="00281F6B">
        <w:t xml:space="preserve"> </w:t>
      </w:r>
      <w:r>
        <w:t>with</w:t>
      </w:r>
      <w:r w:rsidR="00281F6B">
        <w:t xml:space="preserve"> </w:t>
      </w:r>
      <w:r>
        <w:t>the</w:t>
      </w:r>
      <w:r w:rsidR="00281F6B">
        <w:t xml:space="preserve"> </w:t>
      </w:r>
      <w:r>
        <w:t>necessary</w:t>
      </w:r>
      <w:r w:rsidR="00281F6B">
        <w:t xml:space="preserve"> </w:t>
      </w:r>
      <w:r>
        <w:t>container-related</w:t>
      </w:r>
      <w:r w:rsidR="00281F6B">
        <w:t xml:space="preserve"> </w:t>
      </w:r>
      <w:r>
        <w:t>services</w:t>
      </w:r>
      <w:r w:rsidR="00281F6B">
        <w:t xml:space="preserve"> </w:t>
      </w:r>
      <w:r>
        <w:t>and</w:t>
      </w:r>
      <w:r w:rsidR="00281F6B">
        <w:t xml:space="preserve"> </w:t>
      </w:r>
      <w:r>
        <w:t>prerequisites</w:t>
      </w:r>
      <w:r w:rsidR="00281F6B">
        <w:t xml:space="preserve"> </w:t>
      </w:r>
      <w:r>
        <w:t>installed</w:t>
      </w:r>
      <w:r w:rsidR="00281F6B">
        <w:t xml:space="preserve"> </w:t>
      </w:r>
      <w:r>
        <w:t>and</w:t>
      </w:r>
      <w:r w:rsidR="00281F6B">
        <w:t xml:space="preserve"> </w:t>
      </w:r>
      <w:r>
        <w:t>running.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also</w:t>
      </w:r>
      <w:r w:rsidR="00281F6B">
        <w:t xml:space="preserve"> </w:t>
      </w:r>
      <w:r>
        <w:t>run</w:t>
      </w:r>
      <w:r w:rsidR="00281F6B">
        <w:t xml:space="preserve"> </w:t>
      </w:r>
      <w:r>
        <w:t>containers</w:t>
      </w:r>
      <w:r w:rsidR="00281F6B">
        <w:t xml:space="preserve"> </w:t>
      </w:r>
      <w:r>
        <w:t>on</w:t>
      </w:r>
      <w:r w:rsidR="00281F6B">
        <w:t xml:space="preserve"> </w:t>
      </w:r>
      <w:r>
        <w:t>Windows</w:t>
      </w:r>
      <w:r w:rsidR="00281F6B">
        <w:t xml:space="preserve"> </w:t>
      </w:r>
      <w:r>
        <w:t>10,</w:t>
      </w:r>
      <w:r w:rsidR="00281F6B">
        <w:t xml:space="preserve"> </w:t>
      </w:r>
      <w:r>
        <w:t>but</w:t>
      </w:r>
      <w:r w:rsidR="00281F6B">
        <w:t xml:space="preserve"> </w:t>
      </w:r>
      <w:r>
        <w:t>this</w:t>
      </w:r>
      <w:r w:rsidR="00281F6B">
        <w:t xml:space="preserve"> </w:t>
      </w:r>
      <w:r>
        <w:t>is</w:t>
      </w:r>
      <w:r w:rsidR="00281F6B">
        <w:t xml:space="preserve"> </w:t>
      </w:r>
      <w:r>
        <w:t>outside</w:t>
      </w:r>
      <w:r w:rsidR="00281F6B">
        <w:t xml:space="preserve"> </w:t>
      </w:r>
      <w:r>
        <w:t>the</w:t>
      </w:r>
      <w:r w:rsidR="00281F6B">
        <w:t xml:space="preserve"> </w:t>
      </w:r>
      <w:r>
        <w:t>scope</w:t>
      </w:r>
      <w:r w:rsidR="00281F6B">
        <w:t xml:space="preserve"> </w:t>
      </w:r>
      <w:r>
        <w:t>of</w:t>
      </w:r>
      <w:r w:rsidR="00281F6B">
        <w:t xml:space="preserve"> </w:t>
      </w:r>
      <w:r>
        <w:t>this</w:t>
      </w:r>
      <w:r w:rsidR="00281F6B">
        <w:t xml:space="preserve"> </w:t>
      </w:r>
      <w:r>
        <w:t>chapter.</w:t>
      </w:r>
    </w:p>
    <w:p w14:paraId="52CE82D4" w14:textId="1F93950B" w:rsidR="0037666E" w:rsidRDefault="0037666E" w:rsidP="00231C74">
      <w:pPr>
        <w:pStyle w:val="NormalPACKT"/>
      </w:pPr>
      <w:r>
        <w:t>In</w:t>
      </w:r>
      <w:r w:rsidR="00281F6B">
        <w:t xml:space="preserve"> </w:t>
      </w:r>
      <w:r>
        <w:t>this</w:t>
      </w:r>
      <w:r w:rsidR="00281F6B">
        <w:t xml:space="preserve"> </w:t>
      </w:r>
      <w:r>
        <w:t>recipe,</w:t>
      </w:r>
      <w:r w:rsidR="00281F6B">
        <w:t xml:space="preserve"> </w:t>
      </w:r>
      <w:r>
        <w:t>you</w:t>
      </w:r>
      <w:r w:rsidR="00281F6B">
        <w:t xml:space="preserve"> </w:t>
      </w:r>
      <w:r>
        <w:t>install</w:t>
      </w:r>
      <w:r w:rsidR="00281F6B">
        <w:t xml:space="preserve"> </w:t>
      </w:r>
      <w:r>
        <w:t>the</w:t>
      </w:r>
      <w:r w:rsidR="00281F6B">
        <w:t xml:space="preserve"> </w:t>
      </w:r>
      <w:r>
        <w:t>components</w:t>
      </w:r>
      <w:r w:rsidR="00281F6B">
        <w:t xml:space="preserve"> </w:t>
      </w:r>
      <w:r>
        <w:t>necessary</w:t>
      </w:r>
      <w:r w:rsidR="00281F6B">
        <w:t xml:space="preserve"> </w:t>
      </w:r>
      <w:r>
        <w:t>for</w:t>
      </w:r>
      <w:r w:rsidR="00281F6B">
        <w:t xml:space="preserve"> </w:t>
      </w:r>
      <w:r>
        <w:t>containers,</w:t>
      </w:r>
      <w:r w:rsidR="00281F6B">
        <w:t xml:space="preserve"> </w:t>
      </w:r>
      <w:r>
        <w:t>including</w:t>
      </w:r>
      <w:r w:rsidR="00281F6B">
        <w:t xml:space="preserve"> </w:t>
      </w:r>
      <w:r>
        <w:t>loading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components.</w:t>
      </w:r>
    </w:p>
    <w:p w14:paraId="577DEA76" w14:textId="7EE75D89" w:rsidR="0037666E" w:rsidRPr="00A471B5" w:rsidRDefault="0037666E" w:rsidP="00A471B5">
      <w:pPr>
        <w:pStyle w:val="Heading2"/>
      </w:pPr>
      <w:r w:rsidRPr="00A471B5">
        <w:lastRenderedPageBreak/>
        <w:t>Getting</w:t>
      </w:r>
      <w:r w:rsidR="00281F6B">
        <w:t xml:space="preserve"> </w:t>
      </w:r>
      <w:r w:rsidRPr="00A471B5">
        <w:t>ready</w:t>
      </w:r>
    </w:p>
    <w:p w14:paraId="14989CD8" w14:textId="71F20B0D" w:rsidR="0037666E" w:rsidRDefault="0037666E" w:rsidP="00231C74">
      <w:pPr>
        <w:pStyle w:val="NormalPACKT"/>
      </w:pPr>
      <w:r>
        <w:t>This</w:t>
      </w:r>
      <w:r w:rsidR="00281F6B">
        <w:t xml:space="preserve"> </w:t>
      </w:r>
      <w:r>
        <w:t>recipe</w:t>
      </w:r>
      <w:r w:rsidR="00281F6B">
        <w:t xml:space="preserve"> </w:t>
      </w:r>
      <w:r>
        <w:t>uses</w:t>
      </w:r>
      <w:r w:rsidR="00281F6B">
        <w:t xml:space="preserve"> </w:t>
      </w:r>
      <w:r>
        <w:t>a</w:t>
      </w:r>
      <w:r w:rsidR="00281F6B">
        <w:t xml:space="preserve"> </w:t>
      </w:r>
      <w:r>
        <w:t>new</w:t>
      </w:r>
      <w:r w:rsidR="00281F6B">
        <w:t xml:space="preserve"> </w:t>
      </w:r>
      <w:r>
        <w:t>Windows</w:t>
      </w:r>
      <w:r w:rsidR="00281F6B">
        <w:t xml:space="preserve"> </w:t>
      </w:r>
      <w:r>
        <w:t>Server</w:t>
      </w:r>
      <w:r w:rsidR="00281F6B">
        <w:t xml:space="preserve"> </w:t>
      </w:r>
      <w:r>
        <w:t>2019</w:t>
      </w:r>
      <w:r w:rsidR="00281F6B">
        <w:t xml:space="preserve"> </w:t>
      </w:r>
      <w:r>
        <w:t>system,</w:t>
      </w:r>
      <w:r w:rsidR="00281F6B">
        <w:t xml:space="preserve"> </w:t>
      </w:r>
      <w:r>
        <w:t>named</w:t>
      </w:r>
      <w:r w:rsidR="00281F6B">
        <w:t xml:space="preserve"> </w:t>
      </w:r>
      <w:r w:rsidRPr="00A471B5">
        <w:rPr>
          <w:rStyle w:val="CodeInTextPACKT"/>
        </w:rPr>
        <w:t>CH1</w:t>
      </w:r>
      <w:r>
        <w:t>.</w:t>
      </w:r>
      <w:r w:rsidR="00281F6B">
        <w:t xml:space="preserve"> </w:t>
      </w:r>
      <w:r>
        <w:t>At</w:t>
      </w:r>
      <w:r w:rsidR="00281F6B">
        <w:t xml:space="preserve"> </w:t>
      </w:r>
      <w:r>
        <w:t>the</w:t>
      </w:r>
      <w:r w:rsidR="00281F6B">
        <w:t xml:space="preserve"> </w:t>
      </w:r>
      <w:r>
        <w:t>start</w:t>
      </w:r>
      <w:r w:rsidR="00281F6B">
        <w:t xml:space="preserve"> </w:t>
      </w:r>
      <w:r>
        <w:t>of</w:t>
      </w:r>
      <w:r w:rsidR="00281F6B">
        <w:t xml:space="preserve"> </w:t>
      </w:r>
      <w:r>
        <w:t>this</w:t>
      </w:r>
      <w:r w:rsidR="00281F6B">
        <w:t xml:space="preserve"> </w:t>
      </w:r>
      <w:r>
        <w:t>chapter</w:t>
      </w:r>
      <w:r w:rsidR="00281F6B">
        <w:t xml:space="preserve"> </w:t>
      </w:r>
      <w:r>
        <w:t>and</w:t>
      </w:r>
      <w:r w:rsidR="00281F6B">
        <w:t xml:space="preserve"> </w:t>
      </w:r>
      <w:r>
        <w:t>this</w:t>
      </w:r>
      <w:r w:rsidR="00281F6B">
        <w:t xml:space="preserve"> </w:t>
      </w:r>
      <w:r>
        <w:t>recipe,</w:t>
      </w:r>
      <w:r w:rsidR="00281F6B">
        <w:t xml:space="preserve"> </w:t>
      </w:r>
      <w:r w:rsidRPr="00A471B5">
        <w:rPr>
          <w:rStyle w:val="CodeInTextPACKT"/>
        </w:rPr>
        <w:t>CH1</w:t>
      </w:r>
      <w:r w:rsidR="00281F6B">
        <w:t xml:space="preserve"> </w:t>
      </w:r>
      <w:r>
        <w:t>contains</w:t>
      </w:r>
      <w:r w:rsidR="00281F6B">
        <w:t xml:space="preserve"> </w:t>
      </w:r>
      <w:r>
        <w:t>only</w:t>
      </w:r>
      <w:r w:rsidR="00281F6B">
        <w:t xml:space="preserve"> </w:t>
      </w:r>
      <w:r>
        <w:t>the</w:t>
      </w:r>
      <w:r w:rsidR="00281F6B">
        <w:t xml:space="preserve"> </w:t>
      </w:r>
      <w:r>
        <w:t>base-installed</w:t>
      </w:r>
      <w:r w:rsidR="00281F6B">
        <w:t xml:space="preserve"> </w:t>
      </w:r>
      <w:r>
        <w:t>Windows</w:t>
      </w:r>
      <w:r w:rsidR="00281F6B">
        <w:t xml:space="preserve"> </w:t>
      </w:r>
      <w:r>
        <w:t>features</w:t>
      </w:r>
      <w:r w:rsidR="00281F6B">
        <w:t xml:space="preserve"> </w:t>
      </w:r>
      <w:r>
        <w:t>and</w:t>
      </w:r>
      <w:r w:rsidR="00281F6B">
        <w:t xml:space="preserve"> </w:t>
      </w:r>
      <w:r>
        <w:t>has</w:t>
      </w:r>
      <w:r w:rsidR="00281F6B">
        <w:t xml:space="preserve"> </w:t>
      </w:r>
      <w:r>
        <w:t>not</w:t>
      </w:r>
      <w:r w:rsidR="00281F6B">
        <w:t xml:space="preserve"> </w:t>
      </w:r>
      <w:r>
        <w:t>been</w:t>
      </w:r>
      <w:r w:rsidR="00281F6B">
        <w:t xml:space="preserve"> </w:t>
      </w:r>
      <w:r>
        <w:t>used</w:t>
      </w:r>
      <w:r w:rsidR="00281F6B">
        <w:t xml:space="preserve"> </w:t>
      </w:r>
      <w:r>
        <w:t>for</w:t>
      </w:r>
      <w:r w:rsidR="00281F6B">
        <w:t xml:space="preserve"> </w:t>
      </w:r>
      <w:r>
        <w:t>other</w:t>
      </w:r>
      <w:r w:rsidR="00281F6B">
        <w:t xml:space="preserve"> </w:t>
      </w:r>
      <w:r>
        <w:t>recipes</w:t>
      </w:r>
      <w:r w:rsidR="00281F6B">
        <w:t xml:space="preserve"> </w:t>
      </w:r>
      <w:r>
        <w:t>in</w:t>
      </w:r>
      <w:r w:rsidR="00281F6B">
        <w:t xml:space="preserve"> </w:t>
      </w:r>
      <w:r>
        <w:t>this</w:t>
      </w:r>
      <w:r w:rsidR="00281F6B">
        <w:t xml:space="preserve"> </w:t>
      </w:r>
      <w:r>
        <w:t>book.</w:t>
      </w:r>
    </w:p>
    <w:p w14:paraId="3DC5B421" w14:textId="6FD052A0" w:rsidR="0037666E" w:rsidRPr="00A471B5" w:rsidRDefault="0037666E" w:rsidP="00A471B5">
      <w:pPr>
        <w:pStyle w:val="Heading2"/>
      </w:pPr>
      <w:r w:rsidRPr="00A471B5">
        <w:t>How</w:t>
      </w:r>
      <w:r w:rsidR="00281F6B">
        <w:t xml:space="preserve"> </w:t>
      </w:r>
      <w:r w:rsidRPr="00A471B5">
        <w:t>to</w:t>
      </w:r>
      <w:r w:rsidR="00281F6B">
        <w:t xml:space="preserve"> </w:t>
      </w:r>
      <w:r w:rsidRPr="00A471B5">
        <w:t>do</w:t>
      </w:r>
      <w:r w:rsidR="00281F6B">
        <w:t xml:space="preserve"> </w:t>
      </w:r>
      <w:r w:rsidRPr="00A471B5">
        <w:t>it...</w:t>
      </w:r>
    </w:p>
    <w:p w14:paraId="649C2F87" w14:textId="32F47881" w:rsidR="0037666E" w:rsidRDefault="0037666E" w:rsidP="00281F6B">
      <w:pPr>
        <w:pStyle w:val="NumberedBulletPACKT"/>
      </w:pPr>
      <w:r>
        <w:t>Install</w:t>
      </w:r>
      <w:r w:rsidR="00281F6B">
        <w:t xml:space="preserve"> </w:t>
      </w:r>
      <w:r>
        <w:t>the</w:t>
      </w:r>
      <w:r w:rsidR="00281F6B">
        <w:t xml:space="preserve"> </w:t>
      </w:r>
      <w:proofErr w:type="spellStart"/>
      <w:r w:rsidRPr="00A471B5">
        <w:rPr>
          <w:rStyle w:val="CodeInTextPACKT"/>
        </w:rPr>
        <w:t>nuget</w:t>
      </w:r>
      <w:proofErr w:type="spellEnd"/>
      <w:r w:rsidR="00281F6B">
        <w:t xml:space="preserve"> </w:t>
      </w:r>
      <w:r>
        <w:t>provider:</w:t>
      </w:r>
    </w:p>
    <w:p w14:paraId="56D82A34" w14:textId="38C131E8" w:rsidR="0037666E" w:rsidRDefault="0037666E" w:rsidP="00A471B5">
      <w:pPr>
        <w:pStyle w:val="CodeWithinBulletsEndPACKT"/>
      </w:pPr>
      <w:r>
        <w:t>Install-</w:t>
      </w:r>
      <w:proofErr w:type="spellStart"/>
      <w:r>
        <w:t>PackageProvider</w:t>
      </w:r>
      <w:proofErr w:type="spellEnd"/>
      <w:r w:rsidR="00281F6B">
        <w:t xml:space="preserve"> </w:t>
      </w:r>
      <w:r>
        <w:t>-Name</w:t>
      </w:r>
      <w:r w:rsidR="00281F6B">
        <w:t xml:space="preserve"> </w:t>
      </w:r>
      <w:proofErr w:type="spellStart"/>
      <w:r>
        <w:t>nuget</w:t>
      </w:r>
      <w:proofErr w:type="spellEnd"/>
      <w:r w:rsidR="00281F6B">
        <w:t xml:space="preserve"> </w:t>
      </w:r>
      <w:r>
        <w:t>-Force</w:t>
      </w:r>
    </w:p>
    <w:p w14:paraId="3DD7F6C4" w14:textId="50082261" w:rsidR="0037666E" w:rsidRDefault="0037666E" w:rsidP="00281F6B">
      <w:pPr>
        <w:pStyle w:val="NumberedBulletPACKT"/>
      </w:pPr>
      <w:r>
        <w:t>Install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provider:</w:t>
      </w:r>
    </w:p>
    <w:p w14:paraId="212289EF" w14:textId="4FD685BF" w:rsidR="0037666E" w:rsidRDefault="0037666E" w:rsidP="00A471B5">
      <w:pPr>
        <w:pStyle w:val="CodeWithinBulletsEndPACKT"/>
      </w:pPr>
      <w:r>
        <w:t>$IHT1</w:t>
      </w:r>
      <w:r w:rsidR="00281F6B">
        <w:t xml:space="preserve"> </w:t>
      </w:r>
      <w:r>
        <w:t>=</w:t>
      </w:r>
      <w:r w:rsidR="00281F6B">
        <w:t xml:space="preserve"> </w:t>
      </w:r>
      <w:proofErr w:type="gramStart"/>
      <w:r>
        <w:t>@{</w:t>
      </w:r>
      <w:proofErr w:type="gramEnd"/>
    </w:p>
    <w:p w14:paraId="4512494D" w14:textId="27DA040A" w:rsidR="0037666E" w:rsidRDefault="00281F6B" w:rsidP="00A471B5">
      <w:pPr>
        <w:pStyle w:val="CodeWithinBulletsEndPACKT"/>
      </w:pPr>
      <w:r>
        <w:t xml:space="preserve">  </w:t>
      </w:r>
      <w:r w:rsidR="0037666E">
        <w:t>Name</w:t>
      </w:r>
      <w:r>
        <w:t xml:space="preserve">       </w:t>
      </w:r>
      <w:r w:rsidR="0037666E">
        <w:t>=</w:t>
      </w:r>
      <w:r>
        <w:t xml:space="preserve"> </w:t>
      </w:r>
      <w:r w:rsidR="0037666E">
        <w:t>'</w:t>
      </w:r>
      <w:proofErr w:type="spellStart"/>
      <w:r w:rsidR="0037666E">
        <w:t>DockerMSFTProvider</w:t>
      </w:r>
      <w:proofErr w:type="spellEnd"/>
      <w:r w:rsidR="0037666E">
        <w:t>'</w:t>
      </w:r>
      <w:r>
        <w:t xml:space="preserve"> </w:t>
      </w:r>
    </w:p>
    <w:p w14:paraId="6992E0A4" w14:textId="25FF92A7" w:rsidR="0037666E" w:rsidRDefault="00281F6B" w:rsidP="00A471B5">
      <w:pPr>
        <w:pStyle w:val="CodeWithinBulletsEndPACKT"/>
      </w:pPr>
      <w:r>
        <w:t xml:space="preserve">  </w:t>
      </w:r>
      <w:r w:rsidR="0037666E">
        <w:t>Repository</w:t>
      </w:r>
      <w:r>
        <w:t xml:space="preserve"> </w:t>
      </w:r>
      <w:r w:rsidR="0037666E">
        <w:t>=</w:t>
      </w:r>
      <w:r>
        <w:t xml:space="preserve"> </w:t>
      </w:r>
      <w:r w:rsidR="0037666E">
        <w:t>'</w:t>
      </w:r>
      <w:proofErr w:type="spellStart"/>
      <w:r w:rsidR="0037666E">
        <w:t>PSGallery</w:t>
      </w:r>
      <w:proofErr w:type="spellEnd"/>
      <w:r w:rsidR="0037666E">
        <w:t>'</w:t>
      </w:r>
      <w:r>
        <w:t xml:space="preserve"> </w:t>
      </w:r>
    </w:p>
    <w:p w14:paraId="42C0F355" w14:textId="1E1FD92B" w:rsidR="0037666E" w:rsidRDefault="00281F6B" w:rsidP="00A471B5">
      <w:pPr>
        <w:pStyle w:val="CodeWithinBulletsEndPACKT"/>
      </w:pPr>
      <w:r>
        <w:t xml:space="preserve">  </w:t>
      </w:r>
      <w:r w:rsidR="0037666E">
        <w:t>Force</w:t>
      </w:r>
      <w:r>
        <w:t xml:space="preserve">      </w:t>
      </w:r>
      <w:r w:rsidR="0037666E">
        <w:t>=</w:t>
      </w:r>
      <w:r>
        <w:t xml:space="preserve"> </w:t>
      </w:r>
      <w:r w:rsidR="0037666E">
        <w:t>$True</w:t>
      </w:r>
    </w:p>
    <w:p w14:paraId="7F43D21A" w14:textId="77777777" w:rsidR="0037666E" w:rsidRDefault="0037666E" w:rsidP="00A471B5">
      <w:pPr>
        <w:pStyle w:val="CodeWithinBulletsEndPACKT"/>
      </w:pPr>
      <w:r>
        <w:t>}</w:t>
      </w:r>
    </w:p>
    <w:p w14:paraId="67E0218F" w14:textId="5BCD2AD4" w:rsidR="0037666E" w:rsidRDefault="0037666E" w:rsidP="00A471B5">
      <w:pPr>
        <w:pStyle w:val="CodeWithinBulletsEndPACKT"/>
      </w:pPr>
      <w:r>
        <w:t>Install-Module</w:t>
      </w:r>
      <w:r w:rsidR="00281F6B">
        <w:t xml:space="preserve"> </w:t>
      </w:r>
      <w:r>
        <w:t>@IHT1</w:t>
      </w:r>
    </w:p>
    <w:p w14:paraId="1C745D5E" w14:textId="7F779388" w:rsidR="0037666E" w:rsidRDefault="0037666E" w:rsidP="00281F6B">
      <w:pPr>
        <w:pStyle w:val="NumberedBulletPACKT"/>
      </w:pPr>
      <w:r>
        <w:t>Install</w:t>
      </w:r>
      <w:r w:rsidR="00281F6B">
        <w:t xml:space="preserve"> </w:t>
      </w:r>
      <w:r>
        <w:t>the</w:t>
      </w:r>
      <w:r w:rsidR="00281F6B">
        <w:t xml:space="preserve"> </w:t>
      </w:r>
      <w:r>
        <w:t>latest</w:t>
      </w:r>
      <w:r w:rsidR="00281F6B">
        <w:t xml:space="preserve"> </w:t>
      </w:r>
      <w:r>
        <w:t>version</w:t>
      </w:r>
      <w:r w:rsidR="00281F6B">
        <w:t xml:space="preserve"> </w:t>
      </w:r>
      <w:r>
        <w:t>of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package.</w:t>
      </w:r>
      <w:r w:rsidR="00281F6B">
        <w:t xml:space="preserve"> </w:t>
      </w:r>
      <w:r>
        <w:t>This</w:t>
      </w:r>
      <w:r w:rsidR="00281F6B">
        <w:t xml:space="preserve"> </w:t>
      </w:r>
      <w:r>
        <w:t>also</w:t>
      </w:r>
      <w:r w:rsidR="00281F6B">
        <w:t xml:space="preserve"> </w:t>
      </w:r>
      <w:r>
        <w:t>enables</w:t>
      </w:r>
      <w:r w:rsidR="00281F6B">
        <w:t xml:space="preserve"> </w:t>
      </w:r>
      <w:r>
        <w:t>the</w:t>
      </w:r>
      <w:r w:rsidR="00281F6B">
        <w:t xml:space="preserve"> </w:t>
      </w:r>
      <w:r>
        <w:t>containers</w:t>
      </w:r>
      <w:r w:rsidR="00281F6B">
        <w:t xml:space="preserve"> </w:t>
      </w:r>
      <w:r>
        <w:t>feature</w:t>
      </w:r>
      <w:r w:rsidR="00281F6B">
        <w:t xml:space="preserve"> </w:t>
      </w:r>
      <w:r>
        <w:t>in</w:t>
      </w:r>
      <w:r w:rsidR="00281F6B">
        <w:t xml:space="preserve"> </w:t>
      </w:r>
      <w:r>
        <w:t>Windows</w:t>
      </w:r>
      <w:r w:rsidR="00281F6B">
        <w:t xml:space="preserve"> </w:t>
      </w:r>
      <w:r>
        <w:t>Server:</w:t>
      </w:r>
    </w:p>
    <w:p w14:paraId="372EA0A3" w14:textId="6EC2975A" w:rsidR="0037666E" w:rsidRDefault="0037666E" w:rsidP="00A471B5">
      <w:pPr>
        <w:pStyle w:val="CodeWithinBulletsEndPACKT"/>
      </w:pPr>
      <w:r>
        <w:t>$IHT2</w:t>
      </w:r>
      <w:r w:rsidR="00281F6B">
        <w:t xml:space="preserve"> </w:t>
      </w:r>
      <w:r>
        <w:t>=</w:t>
      </w:r>
      <w:r w:rsidR="00281F6B">
        <w:t xml:space="preserve"> </w:t>
      </w:r>
      <w:proofErr w:type="gramStart"/>
      <w:r>
        <w:t>@{</w:t>
      </w:r>
      <w:proofErr w:type="gramEnd"/>
    </w:p>
    <w:p w14:paraId="12D55D9E" w14:textId="0FBD4A09" w:rsidR="0037666E" w:rsidRDefault="00281F6B" w:rsidP="00A471B5">
      <w:pPr>
        <w:pStyle w:val="CodeWithinBulletsEndPACKT"/>
      </w:pPr>
      <w:r>
        <w:t xml:space="preserve">  </w:t>
      </w:r>
      <w:r w:rsidR="0037666E">
        <w:t>Name</w:t>
      </w:r>
      <w:r>
        <w:t xml:space="preserve">         </w:t>
      </w:r>
      <w:r w:rsidR="0037666E">
        <w:t>=</w:t>
      </w:r>
      <w:r>
        <w:t xml:space="preserve"> </w:t>
      </w:r>
      <w:r w:rsidR="0037666E">
        <w:t>'Docker'</w:t>
      </w:r>
      <w:r>
        <w:t xml:space="preserve"> </w:t>
      </w:r>
    </w:p>
    <w:p w14:paraId="1E75260E" w14:textId="788FE3F2" w:rsidR="0037666E" w:rsidRDefault="00281F6B" w:rsidP="00A471B5">
      <w:pPr>
        <w:pStyle w:val="CodeWithinBulletsEndPACKT"/>
      </w:pPr>
      <w:r>
        <w:t xml:space="preserve">  </w:t>
      </w:r>
      <w:proofErr w:type="spellStart"/>
      <w:r w:rsidR="0037666E">
        <w:t>ProviderName</w:t>
      </w:r>
      <w:proofErr w:type="spellEnd"/>
      <w:r>
        <w:t xml:space="preserve"> </w:t>
      </w:r>
      <w:r w:rsidR="0037666E">
        <w:t>=</w:t>
      </w:r>
      <w:r>
        <w:t xml:space="preserve"> </w:t>
      </w:r>
      <w:r w:rsidR="0037666E">
        <w:t>'</w:t>
      </w:r>
      <w:proofErr w:type="spellStart"/>
      <w:r w:rsidR="0037666E">
        <w:t>DockerMSFTProvider</w:t>
      </w:r>
      <w:proofErr w:type="spellEnd"/>
      <w:r w:rsidR="0037666E">
        <w:t>'</w:t>
      </w:r>
      <w:r>
        <w:t xml:space="preserve"> </w:t>
      </w:r>
    </w:p>
    <w:p w14:paraId="0F41AEA5" w14:textId="719ABB57" w:rsidR="0037666E" w:rsidRDefault="00281F6B" w:rsidP="00A471B5">
      <w:pPr>
        <w:pStyle w:val="CodeWithinBulletsEndPACKT"/>
      </w:pPr>
      <w:r>
        <w:t xml:space="preserve">  </w:t>
      </w:r>
      <w:r w:rsidR="0037666E">
        <w:t>Force</w:t>
      </w:r>
      <w:r>
        <w:t xml:space="preserve">        </w:t>
      </w:r>
      <w:r w:rsidR="0037666E">
        <w:t>=</w:t>
      </w:r>
      <w:r>
        <w:t xml:space="preserve"> </w:t>
      </w:r>
      <w:r w:rsidR="0037666E">
        <w:t>$True</w:t>
      </w:r>
    </w:p>
    <w:p w14:paraId="65D5B553" w14:textId="77777777" w:rsidR="0037666E" w:rsidRDefault="0037666E" w:rsidP="00A471B5">
      <w:pPr>
        <w:pStyle w:val="CodeWithinBulletsEndPACKT"/>
      </w:pPr>
      <w:r>
        <w:t>}</w:t>
      </w:r>
    </w:p>
    <w:p w14:paraId="529A12A2" w14:textId="3FFF62EF" w:rsidR="0037666E" w:rsidRDefault="0037666E" w:rsidP="00A471B5">
      <w:pPr>
        <w:pStyle w:val="CodeWithinBulletsEndPACKT"/>
      </w:pPr>
      <w:r>
        <w:t>Install-Package</w:t>
      </w:r>
      <w:r w:rsidR="00281F6B">
        <w:t xml:space="preserve"> </w:t>
      </w:r>
      <w:r>
        <w:t>@IHT2</w:t>
      </w:r>
    </w:p>
    <w:p w14:paraId="7BC9B6C0" w14:textId="02EEDB57" w:rsidR="0037666E" w:rsidRDefault="0037666E" w:rsidP="00281F6B">
      <w:pPr>
        <w:pStyle w:val="NumberedBulletPACKT"/>
      </w:pPr>
      <w:r>
        <w:t>Ensure</w:t>
      </w:r>
      <w:r w:rsidR="00281F6B">
        <w:t xml:space="preserve"> </w:t>
      </w:r>
      <w:r>
        <w:t>Hyper-V</w:t>
      </w:r>
      <w:r w:rsidR="00281F6B">
        <w:t xml:space="preserve"> </w:t>
      </w:r>
      <w:r>
        <w:t>and</w:t>
      </w:r>
      <w:r w:rsidR="00281F6B">
        <w:t xml:space="preserve"> </w:t>
      </w:r>
      <w:r>
        <w:t>the</w:t>
      </w:r>
      <w:r w:rsidR="00281F6B">
        <w:t xml:space="preserve"> </w:t>
      </w:r>
      <w:r>
        <w:t>Hyper-V</w:t>
      </w:r>
      <w:r w:rsidR="00281F6B">
        <w:t xml:space="preserve"> </w:t>
      </w:r>
      <w:r>
        <w:t>management</w:t>
      </w:r>
      <w:r w:rsidR="00281F6B">
        <w:t xml:space="preserve"> </w:t>
      </w:r>
      <w:r>
        <w:t>tools</w:t>
      </w:r>
      <w:r w:rsidR="00281F6B">
        <w:t xml:space="preserve"> </w:t>
      </w:r>
      <w:r>
        <w:t>are</w:t>
      </w:r>
      <w:r w:rsidR="00281F6B">
        <w:t xml:space="preserve"> </w:t>
      </w:r>
      <w:r>
        <w:t>installed:</w:t>
      </w:r>
    </w:p>
    <w:p w14:paraId="0474E528" w14:textId="35F8F97B" w:rsidR="0037666E" w:rsidRDefault="0037666E" w:rsidP="00A471B5">
      <w:pPr>
        <w:pStyle w:val="CodeWithinBulletsEndPACKT"/>
      </w:pPr>
      <w:r>
        <w:t>Install-</w:t>
      </w:r>
      <w:proofErr w:type="spellStart"/>
      <w:r>
        <w:t>WindowsFeature</w:t>
      </w:r>
      <w:proofErr w:type="spellEnd"/>
      <w:r w:rsidR="00281F6B">
        <w:t xml:space="preserve"> </w:t>
      </w:r>
      <w:r>
        <w:t>-Name</w:t>
      </w:r>
      <w:r w:rsidR="00281F6B">
        <w:t xml:space="preserve"> </w:t>
      </w:r>
      <w:r>
        <w:t>Hyper-V</w:t>
      </w:r>
      <w:r w:rsidR="00281F6B">
        <w:t xml:space="preserve"> </w:t>
      </w:r>
      <w:r>
        <w:t>-</w:t>
      </w:r>
      <w:proofErr w:type="spellStart"/>
      <w:r>
        <w:t>IncludeManagementTools</w:t>
      </w:r>
      <w:proofErr w:type="spellEnd"/>
      <w:r w:rsidR="00281F6B">
        <w:t xml:space="preserve"> </w:t>
      </w:r>
      <w:r>
        <w:t>|</w:t>
      </w:r>
      <w:r w:rsidR="00281F6B">
        <w:t xml:space="preserve"> </w:t>
      </w:r>
    </w:p>
    <w:p w14:paraId="1387D752" w14:textId="18FBB51A" w:rsidR="0037666E" w:rsidRDefault="00281F6B" w:rsidP="00A471B5">
      <w:pPr>
        <w:pStyle w:val="CodeWithinBulletsEndPACKT"/>
      </w:pPr>
      <w:r>
        <w:t xml:space="preserve">  </w:t>
      </w:r>
      <w:r w:rsidR="0037666E">
        <w:t>Out-Null</w:t>
      </w:r>
    </w:p>
    <w:p w14:paraId="5D5C2992" w14:textId="205140E7" w:rsidR="0037666E" w:rsidRDefault="0037666E" w:rsidP="00281F6B">
      <w:pPr>
        <w:pStyle w:val="NumberedBulletPACKT"/>
      </w:pPr>
      <w:r>
        <w:t>Remove</w:t>
      </w:r>
      <w:r w:rsidR="00281F6B">
        <w:t xml:space="preserve"> </w:t>
      </w:r>
      <w:r>
        <w:t>Windows</w:t>
      </w:r>
      <w:r w:rsidR="00281F6B">
        <w:t xml:space="preserve"> </w:t>
      </w:r>
      <w:r>
        <w:t>Defender</w:t>
      </w:r>
      <w:r w:rsidR="00281F6B">
        <w:t xml:space="preserve"> </w:t>
      </w:r>
      <w:r>
        <w:t>as</w:t>
      </w:r>
      <w:r w:rsidR="00281F6B">
        <w:t xml:space="preserve"> </w:t>
      </w:r>
      <w:r>
        <w:t>it</w:t>
      </w:r>
      <w:r w:rsidR="00281F6B">
        <w:t xml:space="preserve"> </w:t>
      </w:r>
      <w:r>
        <w:t>can</w:t>
      </w:r>
      <w:r w:rsidR="00281F6B">
        <w:t xml:space="preserve"> </w:t>
      </w:r>
      <w:r>
        <w:t>interfere</w:t>
      </w:r>
      <w:r w:rsidR="00281F6B">
        <w:t xml:space="preserve"> </w:t>
      </w:r>
      <w:r>
        <w:t>with</w:t>
      </w:r>
      <w:r w:rsidR="00281F6B">
        <w:t xml:space="preserve"> </w:t>
      </w:r>
      <w:r>
        <w:t>Docker:</w:t>
      </w:r>
    </w:p>
    <w:p w14:paraId="33B3BC80" w14:textId="6C57CD10" w:rsidR="0037666E" w:rsidRDefault="0037666E" w:rsidP="00A471B5">
      <w:pPr>
        <w:pStyle w:val="CodeWithinBulletsEndPACKT"/>
      </w:pPr>
      <w:r>
        <w:t>Remove-</w:t>
      </w:r>
      <w:proofErr w:type="spellStart"/>
      <w:r>
        <w:t>WindowsFeature</w:t>
      </w:r>
      <w:proofErr w:type="spellEnd"/>
      <w:r w:rsidR="00281F6B">
        <w:t xml:space="preserve"> </w:t>
      </w:r>
      <w:r>
        <w:t>-Name</w:t>
      </w:r>
      <w:r w:rsidR="00281F6B">
        <w:t xml:space="preserve"> </w:t>
      </w:r>
      <w:r>
        <w:t>Windows-Defender</w:t>
      </w:r>
      <w:r w:rsidR="00281F6B">
        <w:t xml:space="preserve"> </w:t>
      </w:r>
      <w:r>
        <w:t>|</w:t>
      </w:r>
    </w:p>
    <w:p w14:paraId="11535B03" w14:textId="11603AB1" w:rsidR="0037666E" w:rsidRDefault="00281F6B" w:rsidP="00A471B5">
      <w:pPr>
        <w:pStyle w:val="CodeWithinBulletsEndPACKT"/>
      </w:pPr>
      <w:r>
        <w:t xml:space="preserve">  </w:t>
      </w:r>
      <w:r w:rsidR="0037666E">
        <w:t>Out-Null</w:t>
      </w:r>
    </w:p>
    <w:p w14:paraId="45D733C4" w14:textId="29FC385D" w:rsidR="0037666E" w:rsidRDefault="0037666E" w:rsidP="00281F6B">
      <w:pPr>
        <w:pStyle w:val="NumberedBulletPACKT"/>
      </w:pPr>
      <w:r>
        <w:t>Restart</w:t>
      </w:r>
      <w:r w:rsidR="00281F6B">
        <w:t xml:space="preserve"> </w:t>
      </w:r>
      <w:r>
        <w:t>the</w:t>
      </w:r>
      <w:r w:rsidR="00281F6B">
        <w:t xml:space="preserve"> </w:t>
      </w:r>
      <w:r>
        <w:t>computer</w:t>
      </w:r>
      <w:r w:rsidR="00281F6B">
        <w:t xml:space="preserve"> </w:t>
      </w:r>
      <w:r>
        <w:t>to</w:t>
      </w:r>
      <w:r w:rsidR="00281F6B">
        <w:t xml:space="preserve"> </w:t>
      </w:r>
      <w:r>
        <w:t>enable</w:t>
      </w:r>
      <w:r w:rsidR="00281F6B">
        <w:t xml:space="preserve"> </w:t>
      </w:r>
      <w:r>
        <w:t>Docker</w:t>
      </w:r>
      <w:r w:rsidR="00281F6B">
        <w:t xml:space="preserve"> </w:t>
      </w:r>
      <w:r>
        <w:t>and</w:t>
      </w:r>
      <w:r w:rsidR="00281F6B">
        <w:t xml:space="preserve"> </w:t>
      </w:r>
      <w:r>
        <w:t>Windows</w:t>
      </w:r>
      <w:r w:rsidR="00281F6B">
        <w:t xml:space="preserve"> </w:t>
      </w:r>
      <w:r>
        <w:t>Containers:</w:t>
      </w:r>
    </w:p>
    <w:p w14:paraId="6BE9D073" w14:textId="77777777" w:rsidR="0037666E" w:rsidRDefault="0037666E" w:rsidP="00A471B5">
      <w:pPr>
        <w:pStyle w:val="CodeWithinBulletsEndPACKT"/>
      </w:pPr>
      <w:r>
        <w:t>Restart-Computer</w:t>
      </w:r>
    </w:p>
    <w:p w14:paraId="03EEBB59" w14:textId="609DD4DD" w:rsidR="0037666E" w:rsidRDefault="0037666E" w:rsidP="00281F6B">
      <w:pPr>
        <w:pStyle w:val="NumberedBulletPACKT"/>
      </w:pPr>
      <w:r>
        <w:t>Check</w:t>
      </w:r>
      <w:r w:rsidR="00281F6B">
        <w:t xml:space="preserve"> </w:t>
      </w:r>
      <w:r>
        <w:t>that</w:t>
      </w:r>
      <w:r w:rsidR="00281F6B">
        <w:t xml:space="preserve"> </w:t>
      </w:r>
      <w:r>
        <w:t>the</w:t>
      </w:r>
      <w:r w:rsidR="00281F6B">
        <w:t xml:space="preserve"> </w:t>
      </w:r>
      <w:r>
        <w:t>Windows</w:t>
      </w:r>
      <w:r w:rsidR="00281F6B">
        <w:t xml:space="preserve"> </w:t>
      </w:r>
      <w:r>
        <w:t>Containers</w:t>
      </w:r>
      <w:r w:rsidR="00281F6B">
        <w:t xml:space="preserve"> </w:t>
      </w:r>
      <w:r>
        <w:t>and</w:t>
      </w:r>
      <w:r w:rsidR="00281F6B">
        <w:t xml:space="preserve"> </w:t>
      </w:r>
      <w:r>
        <w:t>Hyper-V</w:t>
      </w:r>
      <w:r w:rsidR="00281F6B">
        <w:t xml:space="preserve"> </w:t>
      </w:r>
      <w:r>
        <w:t>features</w:t>
      </w:r>
      <w:r w:rsidR="00281F6B">
        <w:t xml:space="preserve"> </w:t>
      </w:r>
      <w:r>
        <w:t>are</w:t>
      </w:r>
      <w:r w:rsidR="00281F6B">
        <w:t xml:space="preserve"> </w:t>
      </w:r>
      <w:r>
        <w:t>installed</w:t>
      </w:r>
      <w:r w:rsidR="00281F6B">
        <w:t xml:space="preserve"> </w:t>
      </w:r>
      <w:r>
        <w:t>on</w:t>
      </w:r>
      <w:r w:rsidR="00281F6B">
        <w:t xml:space="preserve"> </w:t>
      </w:r>
      <w:r w:rsidRPr="00A471B5">
        <w:rPr>
          <w:rStyle w:val="CodeInTextPACKT"/>
        </w:rPr>
        <w:t>CH1</w:t>
      </w:r>
      <w:r>
        <w:t>:</w:t>
      </w:r>
    </w:p>
    <w:p w14:paraId="78960AA3" w14:textId="3ADD6F81" w:rsidR="0037666E" w:rsidRDefault="0037666E" w:rsidP="00A471B5">
      <w:pPr>
        <w:pStyle w:val="CodeWithinBulletsEndPACKT"/>
      </w:pPr>
      <w:r>
        <w:t>Get-</w:t>
      </w:r>
      <w:proofErr w:type="spellStart"/>
      <w:r>
        <w:t>WindowsFeature</w:t>
      </w:r>
      <w:proofErr w:type="spellEnd"/>
      <w:r w:rsidR="00281F6B">
        <w:t xml:space="preserve"> </w:t>
      </w:r>
      <w:r>
        <w:t>-Name</w:t>
      </w:r>
      <w:r w:rsidR="00281F6B">
        <w:t xml:space="preserve"> </w:t>
      </w:r>
      <w:r>
        <w:t>Containers,</w:t>
      </w:r>
      <w:r w:rsidR="00281F6B">
        <w:t xml:space="preserve"> </w:t>
      </w:r>
      <w:proofErr w:type="spellStart"/>
      <w:r>
        <w:t>Hyper-v</w:t>
      </w:r>
      <w:proofErr w:type="spellEnd"/>
    </w:p>
    <w:p w14:paraId="2F231018" w14:textId="6DE7C5C7" w:rsidR="0037666E" w:rsidRDefault="0037666E" w:rsidP="00281F6B">
      <w:pPr>
        <w:pStyle w:val="NumberedBulletPACKT"/>
      </w:pPr>
      <w:r>
        <w:t>Next,</w:t>
      </w:r>
      <w:r w:rsidR="00281F6B">
        <w:t xml:space="preserve"> </w:t>
      </w:r>
      <w:r>
        <w:t>check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service:</w:t>
      </w:r>
    </w:p>
    <w:p w14:paraId="6F2D2C60" w14:textId="253EB542" w:rsidR="0037666E" w:rsidRDefault="0037666E" w:rsidP="00A471B5">
      <w:pPr>
        <w:pStyle w:val="CodeWithinBulletsEndPACKT"/>
      </w:pPr>
      <w:r>
        <w:t>Start-Service</w:t>
      </w:r>
      <w:r w:rsidR="00281F6B">
        <w:t xml:space="preserve"> </w:t>
      </w:r>
      <w:r>
        <w:t>-Name</w:t>
      </w:r>
      <w:r w:rsidR="00281F6B">
        <w:t xml:space="preserve"> </w:t>
      </w:r>
      <w:r>
        <w:t>Docker</w:t>
      </w:r>
    </w:p>
    <w:p w14:paraId="330C5FE7" w14:textId="09FAB4BA" w:rsidR="0037666E" w:rsidRDefault="0037666E" w:rsidP="00A471B5">
      <w:pPr>
        <w:pStyle w:val="CodeWithinBulletsEndPACKT"/>
      </w:pPr>
      <w:r>
        <w:t>Get-Service</w:t>
      </w:r>
      <w:r w:rsidR="00281F6B">
        <w:t xml:space="preserve"> </w:t>
      </w:r>
      <w:r>
        <w:t>-Name</w:t>
      </w:r>
      <w:r w:rsidR="00281F6B">
        <w:t xml:space="preserve"> </w:t>
      </w:r>
      <w:r>
        <w:t>Docker</w:t>
      </w:r>
    </w:p>
    <w:p w14:paraId="7CC7F2A9" w14:textId="789ED020" w:rsidR="0037666E" w:rsidRDefault="0037666E" w:rsidP="00281F6B">
      <w:pPr>
        <w:pStyle w:val="NumberedBulletPACKT"/>
      </w:pPr>
      <w:r>
        <w:t>Check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version</w:t>
      </w:r>
      <w:r w:rsidR="00281F6B">
        <w:t xml:space="preserve"> </w:t>
      </w:r>
      <w:r>
        <w:t>information:</w:t>
      </w:r>
    </w:p>
    <w:p w14:paraId="1DB5441E" w14:textId="388DEB32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version</w:t>
      </w:r>
    </w:p>
    <w:p w14:paraId="4E02FD27" w14:textId="0C81E951" w:rsidR="0037666E" w:rsidRDefault="0037666E" w:rsidP="00281F6B">
      <w:pPr>
        <w:pStyle w:val="NumberedBulletPACKT"/>
      </w:pPr>
      <w:r>
        <w:t>Display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configuration</w:t>
      </w:r>
      <w:r w:rsidR="00281F6B">
        <w:t xml:space="preserve"> </w:t>
      </w:r>
      <w:r>
        <w:t>information:</w:t>
      </w:r>
    </w:p>
    <w:p w14:paraId="63B69B3B" w14:textId="375F832C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info</w:t>
      </w:r>
    </w:p>
    <w:p w14:paraId="6F6E0D02" w14:textId="3776566F" w:rsidR="0037666E" w:rsidRPr="00A471B5" w:rsidRDefault="0037666E" w:rsidP="00A471B5">
      <w:pPr>
        <w:pStyle w:val="Heading2"/>
      </w:pPr>
      <w:r w:rsidRPr="00A471B5">
        <w:lastRenderedPageBreak/>
        <w:t>How</w:t>
      </w:r>
      <w:r w:rsidR="00281F6B">
        <w:t xml:space="preserve"> </w:t>
      </w:r>
      <w:r w:rsidRPr="00A471B5">
        <w:t>it</w:t>
      </w:r>
      <w:r w:rsidR="00281F6B">
        <w:t xml:space="preserve"> </w:t>
      </w:r>
      <w:r w:rsidRPr="00A471B5">
        <w:t>works...</w:t>
      </w:r>
    </w:p>
    <w:p w14:paraId="6BF5F91D" w14:textId="59233D49" w:rsidR="0037666E" w:rsidRDefault="0037666E" w:rsidP="00231C74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1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add</w:t>
      </w:r>
      <w:r w:rsidR="00281F6B">
        <w:t xml:space="preserve"> </w:t>
      </w:r>
      <w:r>
        <w:t>the</w:t>
      </w:r>
      <w:r w:rsidR="00281F6B">
        <w:t xml:space="preserve"> </w:t>
      </w:r>
      <w:proofErr w:type="spellStart"/>
      <w:r w:rsidRPr="00A471B5">
        <w:rPr>
          <w:rStyle w:val="CodeInTextPACKT"/>
        </w:rPr>
        <w:t>nuget</w:t>
      </w:r>
      <w:proofErr w:type="spellEnd"/>
      <w:r w:rsidR="00281F6B">
        <w:t xml:space="preserve"> </w:t>
      </w:r>
      <w:r>
        <w:t>package</w:t>
      </w:r>
      <w:r w:rsidR="00281F6B">
        <w:t xml:space="preserve"> </w:t>
      </w:r>
      <w:r>
        <w:t>provider.</w:t>
      </w:r>
      <w:r w:rsidR="00281F6B">
        <w:t xml:space="preserve"> </w:t>
      </w:r>
      <w:r>
        <w:t>The</w:t>
      </w:r>
      <w:r w:rsidR="00281F6B">
        <w:t xml:space="preserve"> </w:t>
      </w:r>
      <w:r>
        <w:t>output</w:t>
      </w:r>
      <w:r w:rsidR="00281F6B">
        <w:t xml:space="preserve"> </w:t>
      </w:r>
      <w:r>
        <w:t>of</w:t>
      </w:r>
      <w:r w:rsidR="00281F6B">
        <w:t xml:space="preserve"> </w:t>
      </w:r>
      <w:r>
        <w:t>that</w:t>
      </w:r>
      <w:r w:rsidR="00281F6B">
        <w:t xml:space="preserve"> </w:t>
      </w:r>
      <w:r>
        <w:t>step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5662C33F" w14:textId="091F9DEB" w:rsidR="0037666E" w:rsidRDefault="0037666E" w:rsidP="00231C74">
      <w:pPr>
        <w:pStyle w:val="FigurePACKT"/>
      </w:pPr>
      <w:r>
        <w:rPr>
          <w:noProof/>
        </w:rPr>
        <w:drawing>
          <wp:inline distT="0" distB="0" distL="0" distR="0" wp14:anchorId="48046634" wp14:editId="3E2AC04A">
            <wp:extent cx="5943600" cy="1078230"/>
            <wp:effectExtent l="0" t="0" r="0" b="7620"/>
            <wp:docPr id="9" name="Picture 9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2F84" w14:textId="1D89399E" w:rsidR="0037666E" w:rsidRDefault="0037666E" w:rsidP="00231C74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2</w:t>
      </w:r>
      <w:r>
        <w:t>,</w:t>
      </w:r>
      <w:r w:rsidR="00281F6B">
        <w:t xml:space="preserve"> </w:t>
      </w:r>
      <w:r>
        <w:t>which</w:t>
      </w:r>
      <w:r w:rsidR="00281F6B">
        <w:t xml:space="preserve"> </w:t>
      </w:r>
      <w:r>
        <w:t>produces</w:t>
      </w:r>
      <w:r w:rsidR="00281F6B">
        <w:t xml:space="preserve"> </w:t>
      </w:r>
      <w:r>
        <w:t>no</w:t>
      </w:r>
      <w:r w:rsidR="00281F6B">
        <w:t xml:space="preserve"> </w:t>
      </w:r>
      <w:r>
        <w:t>output,</w:t>
      </w:r>
      <w:r w:rsidR="00281F6B">
        <w:t xml:space="preserve"> </w:t>
      </w:r>
      <w:r>
        <w:t>you</w:t>
      </w:r>
      <w:r w:rsidR="00281F6B">
        <w:t xml:space="preserve"> </w:t>
      </w:r>
      <w:r>
        <w:t>install</w:t>
      </w:r>
      <w:r w:rsidR="00281F6B">
        <w:t xml:space="preserve"> </w:t>
      </w:r>
      <w:r>
        <w:t>the</w:t>
      </w:r>
      <w:r w:rsidR="00281F6B">
        <w:t xml:space="preserve"> </w:t>
      </w:r>
      <w:proofErr w:type="spellStart"/>
      <w:r w:rsidRPr="00A471B5">
        <w:rPr>
          <w:rStyle w:val="CodeInTextPACKT"/>
        </w:rPr>
        <w:t>DockerMSFTProvider</w:t>
      </w:r>
      <w:proofErr w:type="spellEnd"/>
      <w:r w:rsidR="00281F6B">
        <w:t xml:space="preserve"> </w:t>
      </w:r>
      <w:r>
        <w:t>provider.</w:t>
      </w:r>
      <w:r w:rsidR="00281F6B">
        <w:t xml:space="preserve"> </w:t>
      </w:r>
      <w:r>
        <w:t>Next,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3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install</w:t>
      </w:r>
      <w:r w:rsidR="00281F6B">
        <w:t xml:space="preserve"> </w:t>
      </w:r>
      <w:r>
        <w:t>the</w:t>
      </w:r>
      <w:r w:rsidR="00281F6B">
        <w:t xml:space="preserve"> </w:t>
      </w:r>
      <w:r>
        <w:t>latest</w:t>
      </w:r>
      <w:r w:rsidR="00281F6B">
        <w:t xml:space="preserve"> </w:t>
      </w:r>
      <w:r>
        <w:t>version</w:t>
      </w:r>
      <w:r w:rsidR="00281F6B">
        <w:t xml:space="preserve"> </w:t>
      </w:r>
      <w:r>
        <w:t>of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packages.</w:t>
      </w:r>
      <w:r w:rsidR="00281F6B">
        <w:t xml:space="preserve"> </w:t>
      </w:r>
      <w:r>
        <w:t>This</w:t>
      </w:r>
      <w:r w:rsidR="00281F6B">
        <w:t xml:space="preserve"> </w:t>
      </w:r>
      <w:r>
        <w:t>step</w:t>
      </w:r>
      <w:r w:rsidR="00281F6B">
        <w:t xml:space="preserve"> </w:t>
      </w:r>
      <w:r>
        <w:t>produces</w:t>
      </w:r>
      <w:r w:rsidR="00281F6B">
        <w:t xml:space="preserve"> </w:t>
      </w:r>
      <w:r>
        <w:t>the</w:t>
      </w:r>
      <w:r w:rsidR="00281F6B">
        <w:t xml:space="preserve"> </w:t>
      </w:r>
      <w:r>
        <w:t>following</w:t>
      </w:r>
      <w:r w:rsidR="00281F6B">
        <w:t xml:space="preserve"> </w:t>
      </w:r>
      <w:r>
        <w:t>output:</w:t>
      </w:r>
    </w:p>
    <w:p w14:paraId="7DD09671" w14:textId="64849A40" w:rsidR="0037666E" w:rsidRDefault="0037666E" w:rsidP="00231C74">
      <w:pPr>
        <w:pStyle w:val="FigurePACKT"/>
      </w:pPr>
      <w:r>
        <w:rPr>
          <w:noProof/>
        </w:rPr>
        <w:drawing>
          <wp:inline distT="0" distB="0" distL="0" distR="0" wp14:anchorId="6BD1A7A3" wp14:editId="4C549929">
            <wp:extent cx="5943600" cy="1036320"/>
            <wp:effectExtent l="0" t="0" r="0" b="0"/>
            <wp:docPr id="8" name="Picture 8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75CB" w14:textId="465A5EDC" w:rsidR="0037666E" w:rsidRDefault="0037666E" w:rsidP="00460A73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4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install</w:t>
      </w:r>
      <w:r w:rsidR="00281F6B">
        <w:t xml:space="preserve"> </w:t>
      </w:r>
      <w:r>
        <w:t>the</w:t>
      </w:r>
      <w:r w:rsidR="00281F6B">
        <w:t xml:space="preserve"> </w:t>
      </w:r>
      <w:r>
        <w:t>Hyper-V</w:t>
      </w:r>
      <w:r w:rsidR="00281F6B">
        <w:t xml:space="preserve"> </w:t>
      </w:r>
      <w:r>
        <w:t>feature</w:t>
      </w:r>
      <w:r w:rsidR="00281F6B">
        <w:t xml:space="preserve"> </w:t>
      </w:r>
      <w:r>
        <w:t>and</w:t>
      </w:r>
      <w:r w:rsidR="00281F6B">
        <w:t xml:space="preserve"> </w:t>
      </w:r>
      <w:r>
        <w:t>related</w:t>
      </w:r>
      <w:r w:rsidR="00281F6B">
        <w:t xml:space="preserve"> </w:t>
      </w:r>
      <w:r>
        <w:t>management</w:t>
      </w:r>
      <w:r w:rsidR="00281F6B">
        <w:t xml:space="preserve"> </w:t>
      </w:r>
      <w:r>
        <w:t>tools.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5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remove</w:t>
      </w:r>
      <w:r w:rsidR="00281F6B">
        <w:t xml:space="preserve"> </w:t>
      </w:r>
      <w:r>
        <w:t>Windows</w:t>
      </w:r>
      <w:r w:rsidR="00281F6B">
        <w:t xml:space="preserve"> </w:t>
      </w:r>
      <w:r>
        <w:t>Defender,</w:t>
      </w:r>
      <w:r w:rsidR="00281F6B">
        <w:t xml:space="preserve"> </w:t>
      </w:r>
      <w:r>
        <w:t>which</w:t>
      </w:r>
      <w:r w:rsidR="00281F6B">
        <w:t xml:space="preserve"> </w:t>
      </w:r>
      <w:r>
        <w:t>can</w:t>
      </w:r>
      <w:r w:rsidR="00281F6B">
        <w:t xml:space="preserve"> </w:t>
      </w:r>
      <w:r>
        <w:t>interfere</w:t>
      </w:r>
      <w:r w:rsidR="00281F6B">
        <w:t xml:space="preserve"> </w:t>
      </w:r>
      <w:r>
        <w:t>with</w:t>
      </w:r>
      <w:r w:rsidR="00281F6B">
        <w:t xml:space="preserve"> </w:t>
      </w:r>
      <w:r>
        <w:t>Docker.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6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reboot</w:t>
      </w:r>
      <w:r w:rsidR="00281F6B">
        <w:t xml:space="preserve"> </w:t>
      </w:r>
      <w:r>
        <w:t>the</w:t>
      </w:r>
      <w:r w:rsidR="00281F6B">
        <w:t xml:space="preserve"> </w:t>
      </w:r>
      <w:r>
        <w:t>system</w:t>
      </w:r>
      <w:r w:rsidR="00281F6B">
        <w:t xml:space="preserve"> </w:t>
      </w:r>
      <w:r>
        <w:t>to</w:t>
      </w:r>
      <w:r w:rsidR="00281F6B">
        <w:t xml:space="preserve"> </w:t>
      </w:r>
      <w:r>
        <w:t>complete</w:t>
      </w:r>
      <w:r w:rsidR="00281F6B">
        <w:t xml:space="preserve"> </w:t>
      </w:r>
      <w:r>
        <w:t>the</w:t>
      </w:r>
      <w:r w:rsidR="00281F6B">
        <w:t xml:space="preserve"> </w:t>
      </w:r>
      <w:r>
        <w:t>installation</w:t>
      </w:r>
      <w:r w:rsidR="00281F6B">
        <w:t xml:space="preserve"> </w:t>
      </w:r>
      <w:r>
        <w:t>of</w:t>
      </w:r>
      <w:r w:rsidR="00281F6B">
        <w:t xml:space="preserve"> </w:t>
      </w:r>
      <w:r>
        <w:t>the</w:t>
      </w:r>
      <w:r w:rsidR="00281F6B">
        <w:t xml:space="preserve"> </w:t>
      </w:r>
      <w:r>
        <w:t>core</w:t>
      </w:r>
      <w:r w:rsidR="00281F6B">
        <w:t xml:space="preserve"> </w:t>
      </w:r>
      <w:r>
        <w:t>container</w:t>
      </w:r>
      <w:r w:rsidR="00281F6B">
        <w:t xml:space="preserve"> </w:t>
      </w:r>
      <w:r>
        <w:t>features.</w:t>
      </w:r>
      <w:r w:rsidR="00281F6B">
        <w:t xml:space="preserve"> </w:t>
      </w:r>
      <w:r>
        <w:t>These</w:t>
      </w:r>
      <w:r w:rsidR="00281F6B">
        <w:t xml:space="preserve"> </w:t>
      </w:r>
      <w:r>
        <w:t>three</w:t>
      </w:r>
      <w:r w:rsidR="00281F6B">
        <w:t xml:space="preserve"> </w:t>
      </w:r>
      <w:r>
        <w:t>steps</w:t>
      </w:r>
      <w:r w:rsidR="00281F6B">
        <w:t xml:space="preserve"> </w:t>
      </w:r>
      <w:r>
        <w:t>produce</w:t>
      </w:r>
      <w:r w:rsidR="00281F6B">
        <w:t xml:space="preserve"> </w:t>
      </w:r>
      <w:r>
        <w:t>no</w:t>
      </w:r>
      <w:r w:rsidR="00281F6B">
        <w:t xml:space="preserve"> </w:t>
      </w:r>
      <w:r>
        <w:t>output.</w:t>
      </w:r>
    </w:p>
    <w:p w14:paraId="193BD99F" w14:textId="77A32FB6" w:rsidR="0037666E" w:rsidRDefault="0037666E" w:rsidP="00460A73">
      <w:pPr>
        <w:pStyle w:val="NormalPACKT"/>
      </w:pPr>
      <w:r>
        <w:t>After</w:t>
      </w:r>
      <w:r w:rsidR="00281F6B">
        <w:t xml:space="preserve"> </w:t>
      </w:r>
      <w:r w:rsidRPr="00A471B5">
        <w:rPr>
          <w:rStyle w:val="CodeInTextPACKT"/>
        </w:rPr>
        <w:t>CH1</w:t>
      </w:r>
      <w:r w:rsidR="00281F6B">
        <w:t xml:space="preserve"> </w:t>
      </w:r>
      <w:r>
        <w:t>has</w:t>
      </w:r>
      <w:r w:rsidR="00281F6B">
        <w:t xml:space="preserve"> </w:t>
      </w:r>
      <w:r>
        <w:t>restarted,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7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check</w:t>
      </w:r>
      <w:r w:rsidR="00281F6B">
        <w:t xml:space="preserve"> </w:t>
      </w:r>
      <w:r>
        <w:t>on</w:t>
      </w:r>
      <w:r w:rsidR="00281F6B">
        <w:t xml:space="preserve"> </w:t>
      </w:r>
      <w:r>
        <w:t>the</w:t>
      </w:r>
      <w:r w:rsidR="00281F6B">
        <w:t xml:space="preserve"> </w:t>
      </w:r>
      <w:r>
        <w:t>containers</w:t>
      </w:r>
      <w:r w:rsidR="00281F6B">
        <w:t xml:space="preserve"> </w:t>
      </w:r>
      <w:r>
        <w:t>and</w:t>
      </w:r>
      <w:r w:rsidR="00281F6B">
        <w:t xml:space="preserve"> </w:t>
      </w:r>
      <w:r>
        <w:t>Hyper-V</w:t>
      </w:r>
      <w:r w:rsidR="00281F6B">
        <w:t xml:space="preserve"> </w:t>
      </w:r>
      <w:r>
        <w:t>Windows</w:t>
      </w:r>
      <w:r w:rsidR="00281F6B">
        <w:t xml:space="preserve"> </w:t>
      </w:r>
      <w:r>
        <w:t>features,</w:t>
      </w:r>
      <w:r w:rsidR="00281F6B">
        <w:t xml:space="preserve"> </w:t>
      </w:r>
      <w:r>
        <w:t>which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28185951" w14:textId="218959B8" w:rsidR="0037666E" w:rsidRDefault="0037666E" w:rsidP="00460A73">
      <w:pPr>
        <w:pStyle w:val="FigurePACKT"/>
      </w:pPr>
      <w:r>
        <w:rPr>
          <w:noProof/>
        </w:rPr>
        <w:drawing>
          <wp:inline distT="0" distB="0" distL="0" distR="0" wp14:anchorId="651914BE" wp14:editId="39EBAE45">
            <wp:extent cx="5821680" cy="1287780"/>
            <wp:effectExtent l="0" t="0" r="7620" b="7620"/>
            <wp:docPr id="7" name="Picture 7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46E0" w14:textId="2FFAF257" w:rsidR="0037666E" w:rsidRDefault="0037666E" w:rsidP="00460A73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8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check</w:t>
      </w:r>
      <w:r w:rsidR="00281F6B">
        <w:t xml:space="preserve"> </w:t>
      </w:r>
      <w:r>
        <w:t>to</w:t>
      </w:r>
      <w:r w:rsidR="00281F6B">
        <w:t xml:space="preserve"> </w:t>
      </w:r>
      <w:r>
        <w:t>ensure</w:t>
      </w:r>
      <w:r w:rsidR="00281F6B">
        <w:t xml:space="preserve"> </w:t>
      </w:r>
      <w:r>
        <w:t>that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service</w:t>
      </w:r>
      <w:r w:rsidR="00281F6B">
        <w:t xml:space="preserve"> </w:t>
      </w:r>
      <w:r>
        <w:t>is</w:t>
      </w:r>
      <w:r w:rsidR="00281F6B">
        <w:t xml:space="preserve"> </w:t>
      </w:r>
      <w:r>
        <w:t>running,</w:t>
      </w:r>
      <w:r w:rsidR="00281F6B">
        <w:t xml:space="preserve"> </w:t>
      </w:r>
      <w:r>
        <w:t>which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02D6E009" w14:textId="4C710BDF" w:rsidR="0037666E" w:rsidRDefault="0037666E" w:rsidP="00460A73">
      <w:pPr>
        <w:pStyle w:val="FigurePACKT"/>
      </w:pPr>
      <w:r>
        <w:rPr>
          <w:noProof/>
        </w:rPr>
        <w:drawing>
          <wp:inline distT="0" distB="0" distL="0" distR="0" wp14:anchorId="0E3DB908" wp14:editId="7818047C">
            <wp:extent cx="3749040" cy="1181100"/>
            <wp:effectExtent l="0" t="0" r="3810" b="0"/>
            <wp:docPr id="6" name="Picture 6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D78E3" w14:textId="61439F19" w:rsidR="0037666E" w:rsidRDefault="0037666E" w:rsidP="00460A73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9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use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docker.exe</w:t>
      </w:r>
      <w:r w:rsidR="00281F6B">
        <w:t xml:space="preserve"> </w:t>
      </w:r>
      <w:r>
        <w:t>command</w:t>
      </w:r>
      <w:r w:rsidR="00281F6B">
        <w:t xml:space="preserve"> </w:t>
      </w:r>
      <w:r>
        <w:t>to</w:t>
      </w:r>
      <w:r w:rsidR="00281F6B">
        <w:t xml:space="preserve"> </w:t>
      </w:r>
      <w:r>
        <w:t>check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client</w:t>
      </w:r>
      <w:r w:rsidR="00281F6B">
        <w:t xml:space="preserve"> </w:t>
      </w:r>
      <w:r>
        <w:t>and</w:t>
      </w:r>
      <w:r w:rsidR="00281F6B">
        <w:t xml:space="preserve"> </w:t>
      </w:r>
      <w:r>
        <w:t>server</w:t>
      </w:r>
      <w:r w:rsidR="00281F6B">
        <w:t xml:space="preserve"> </w:t>
      </w:r>
      <w:r>
        <w:t>version</w:t>
      </w:r>
      <w:r w:rsidR="00281F6B">
        <w:t xml:space="preserve"> </w:t>
      </w:r>
      <w:r>
        <w:t>details,</w:t>
      </w:r>
      <w:r w:rsidR="00281F6B">
        <w:t xml:space="preserve"> </w:t>
      </w:r>
      <w:r>
        <w:t>which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04F3581D" w14:textId="62C8228C" w:rsidR="0037666E" w:rsidRDefault="0037666E" w:rsidP="00460A73">
      <w:pPr>
        <w:pStyle w:val="FigurePACKT"/>
      </w:pPr>
      <w:r>
        <w:rPr>
          <w:noProof/>
        </w:rPr>
        <w:lastRenderedPageBreak/>
        <w:drawing>
          <wp:inline distT="0" distB="0" distL="0" distR="0" wp14:anchorId="70F032FB" wp14:editId="168E0E52">
            <wp:extent cx="4899660" cy="3764280"/>
            <wp:effectExtent l="0" t="0" r="0" b="7620"/>
            <wp:docPr id="5" name="Picture 5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0B20" w14:textId="66F02FE5" w:rsidR="0037666E" w:rsidRDefault="0037666E" w:rsidP="00460A73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10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view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configuration</w:t>
      </w:r>
      <w:r w:rsidR="00281F6B">
        <w:t xml:space="preserve"> </w:t>
      </w:r>
      <w:r>
        <w:t>details,</w:t>
      </w:r>
      <w:r w:rsidR="00281F6B">
        <w:t xml:space="preserve"> </w:t>
      </w:r>
      <w:r>
        <w:t>which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2C1F707E" w14:textId="22CDB06E" w:rsidR="0037666E" w:rsidRDefault="0037666E" w:rsidP="00460A73">
      <w:pPr>
        <w:pStyle w:val="FigurePACKT"/>
      </w:pPr>
      <w:r>
        <w:rPr>
          <w:noProof/>
        </w:rPr>
        <w:lastRenderedPageBreak/>
        <w:drawing>
          <wp:inline distT="0" distB="0" distL="0" distR="0" wp14:anchorId="49E0C789" wp14:editId="5CBEE7C1">
            <wp:extent cx="5943600" cy="4380865"/>
            <wp:effectExtent l="0" t="0" r="0" b="635"/>
            <wp:docPr id="4" name="Picture 4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689B" w14:textId="35CE5D0E" w:rsidR="0037666E" w:rsidRPr="00A471B5" w:rsidRDefault="0037666E" w:rsidP="00A471B5">
      <w:pPr>
        <w:pStyle w:val="Heading2"/>
      </w:pPr>
      <w:r w:rsidRPr="00A471B5">
        <w:t>There's</w:t>
      </w:r>
      <w:r w:rsidR="00281F6B">
        <w:t xml:space="preserve"> </w:t>
      </w:r>
      <w:r w:rsidRPr="00A471B5">
        <w:t>more...</w:t>
      </w:r>
    </w:p>
    <w:p w14:paraId="1558E0E9" w14:textId="2A4B537D" w:rsidR="0037666E" w:rsidRDefault="0037666E" w:rsidP="00460A73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CodeInTextPACKT"/>
        </w:rPr>
        <w:t>step</w:t>
      </w:r>
      <w:r w:rsidR="00281F6B">
        <w:rPr>
          <w:rStyle w:val="CodeInTextPACKT"/>
        </w:rPr>
        <w:t xml:space="preserve"> </w:t>
      </w:r>
      <w:r w:rsidRPr="00A471B5">
        <w:rPr>
          <w:rStyle w:val="CodeInTextPACKT"/>
        </w:rPr>
        <w:t>1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download</w:t>
      </w:r>
      <w:r w:rsidR="00281F6B">
        <w:t xml:space="preserve"> </w:t>
      </w:r>
      <w:r>
        <w:t>and</w:t>
      </w:r>
      <w:r w:rsidR="00281F6B">
        <w:t xml:space="preserve"> </w:t>
      </w:r>
      <w:r>
        <w:t>install</w:t>
      </w:r>
      <w:r w:rsidR="00281F6B">
        <w:t xml:space="preserve"> </w:t>
      </w:r>
      <w:r>
        <w:t>the</w:t>
      </w:r>
      <w:r w:rsidR="00281F6B">
        <w:t xml:space="preserve"> </w:t>
      </w:r>
      <w:r>
        <w:t>NuGet</w:t>
      </w:r>
      <w:r w:rsidR="00281F6B">
        <w:t xml:space="preserve"> </w:t>
      </w:r>
      <w:r>
        <w:t>provider.</w:t>
      </w:r>
      <w:r w:rsidR="00281F6B">
        <w:t xml:space="preserve"> </w:t>
      </w:r>
      <w:r>
        <w:t>This</w:t>
      </w:r>
      <w:r w:rsidR="00281F6B">
        <w:t xml:space="preserve"> </w:t>
      </w:r>
      <w:r>
        <w:t>enables</w:t>
      </w:r>
      <w:r w:rsidR="00281F6B">
        <w:t xml:space="preserve"> </w:t>
      </w:r>
      <w:r>
        <w:t>you</w:t>
      </w:r>
      <w:r w:rsidR="00281F6B">
        <w:t xml:space="preserve"> </w:t>
      </w:r>
      <w:r>
        <w:t>to</w:t>
      </w:r>
      <w:r w:rsidR="00281F6B">
        <w:t xml:space="preserve"> </w:t>
      </w:r>
      <w:r>
        <w:t>get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provider</w:t>
      </w:r>
      <w:r w:rsidR="00281F6B">
        <w:t xml:space="preserve"> </w:t>
      </w:r>
      <w:r>
        <w:t>and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application</w:t>
      </w:r>
      <w:r w:rsidR="00281F6B">
        <w:t xml:space="preserve"> </w:t>
      </w:r>
      <w:r>
        <w:t>package</w:t>
      </w:r>
      <w:r w:rsidR="00281F6B">
        <w:t xml:space="preserve"> </w:t>
      </w:r>
      <w:r>
        <w:t>from</w:t>
      </w:r>
      <w:r w:rsidR="00281F6B">
        <w:t xml:space="preserve"> </w:t>
      </w:r>
      <w:r>
        <w:t>the</w:t>
      </w:r>
      <w:r w:rsidR="00281F6B">
        <w:t xml:space="preserve"> </w:t>
      </w:r>
      <w:r>
        <w:t>PowerShell</w:t>
      </w:r>
      <w:r w:rsidR="00281F6B">
        <w:t xml:space="preserve"> </w:t>
      </w:r>
      <w:r>
        <w:t>Gallery.</w:t>
      </w:r>
      <w:r w:rsidR="00281F6B">
        <w:t xml:space="preserve"> </w:t>
      </w:r>
      <w:r>
        <w:t>For</w:t>
      </w:r>
      <w:r w:rsidR="00281F6B">
        <w:t xml:space="preserve"> </w:t>
      </w:r>
      <w:r>
        <w:t>more</w:t>
      </w:r>
      <w:r w:rsidR="00281F6B">
        <w:t xml:space="preserve"> </w:t>
      </w:r>
      <w:r>
        <w:t>details</w:t>
      </w:r>
      <w:r w:rsidR="00281F6B">
        <w:t xml:space="preserve"> </w:t>
      </w:r>
      <w:r>
        <w:t>on</w:t>
      </w:r>
      <w:r w:rsidR="00281F6B">
        <w:t xml:space="preserve"> </w:t>
      </w:r>
      <w:r>
        <w:t>NuGet,</w:t>
      </w:r>
      <w:r w:rsidR="00281F6B">
        <w:t xml:space="preserve"> </w:t>
      </w:r>
      <w:r>
        <w:t>see:</w:t>
      </w:r>
      <w:r w:rsidR="00281F6B">
        <w:t xml:space="preserve"> </w:t>
      </w:r>
      <w:ins w:id="4" w:author="Siddhant" w:date="2020-09-23T09:41:00Z">
        <w:r w:rsidR="00736A87">
          <w:rPr>
            <w:rStyle w:val="URLPACKT0"/>
            <w:bCs/>
          </w:rPr>
          <w:fldChar w:fldCharType="begin"/>
        </w:r>
        <w:r w:rsidR="00736A87">
          <w:rPr>
            <w:rStyle w:val="URLPACKT0"/>
            <w:bCs/>
          </w:rPr>
          <w:instrText xml:space="preserve"> HYPERLINK "</w:instrText>
        </w:r>
      </w:ins>
      <w:r w:rsidR="00736A87" w:rsidRPr="00460A73">
        <w:rPr>
          <w:rStyle w:val="URLPACKT0"/>
          <w:bCs/>
        </w:rPr>
        <w:instrText>https://docs.microsoft.com/nuget/what-is-nuget</w:instrText>
      </w:r>
      <w:ins w:id="5" w:author="Siddhant" w:date="2020-09-23T09:41:00Z">
        <w:r w:rsidR="00736A87">
          <w:rPr>
            <w:rStyle w:val="URLPACKT0"/>
            <w:bCs/>
          </w:rPr>
          <w:instrText xml:space="preserve">" </w:instrText>
        </w:r>
        <w:r w:rsidR="00736A87">
          <w:rPr>
            <w:rStyle w:val="URLPACKT0"/>
            <w:bCs/>
          </w:rPr>
          <w:fldChar w:fldCharType="separate"/>
        </w:r>
      </w:ins>
      <w:r w:rsidR="00736A87" w:rsidRPr="00C418B6">
        <w:rPr>
          <w:rStyle w:val="Hyperlink"/>
          <w:rFonts w:ascii="Lucida Console" w:hAnsi="Lucida Console"/>
          <w:bCs/>
          <w:sz w:val="19"/>
          <w:szCs w:val="18"/>
        </w:rPr>
        <w:t>https://docs.microsoft.com/</w:t>
      </w:r>
      <w:del w:id="6" w:author="Siddhant" w:date="2020-09-23T09:41:00Z">
        <w:r w:rsidR="00736A87" w:rsidRPr="00C418B6" w:rsidDel="00736A87">
          <w:rPr>
            <w:rStyle w:val="Hyperlink"/>
            <w:rFonts w:ascii="Lucida Console" w:hAnsi="Lucida Console"/>
            <w:bCs/>
            <w:sz w:val="19"/>
            <w:szCs w:val="18"/>
          </w:rPr>
          <w:delText>en-us/</w:delText>
        </w:r>
      </w:del>
      <w:r w:rsidR="00736A87" w:rsidRPr="00C418B6">
        <w:rPr>
          <w:rStyle w:val="Hyperlink"/>
          <w:rFonts w:ascii="Lucida Console" w:hAnsi="Lucida Console"/>
          <w:bCs/>
          <w:sz w:val="19"/>
          <w:szCs w:val="18"/>
        </w:rPr>
        <w:t>nuget/what-is-nuget</w:t>
      </w:r>
      <w:ins w:id="7" w:author="Siddhant" w:date="2020-09-23T09:41:00Z">
        <w:r w:rsidR="00736A87">
          <w:rPr>
            <w:rStyle w:val="URLPACKT0"/>
            <w:bCs/>
          </w:rPr>
          <w:fldChar w:fldCharType="end"/>
        </w:r>
      </w:ins>
      <w:r>
        <w:t>.</w:t>
      </w:r>
    </w:p>
    <w:p w14:paraId="2C6C1764" w14:textId="38F2E2F7" w:rsidR="0037666E" w:rsidRPr="00A471B5" w:rsidRDefault="0037666E" w:rsidP="00A471B5">
      <w:pPr>
        <w:pStyle w:val="Heading1"/>
      </w:pPr>
      <w:r w:rsidRPr="00A471B5">
        <w:t>Deploying</w:t>
      </w:r>
      <w:r w:rsidR="00281F6B">
        <w:t xml:space="preserve"> </w:t>
      </w:r>
      <w:r w:rsidRPr="00A471B5">
        <w:t>a</w:t>
      </w:r>
      <w:r w:rsidR="00281F6B">
        <w:t xml:space="preserve"> </w:t>
      </w:r>
      <w:r w:rsidRPr="00A471B5">
        <w:t>hello</w:t>
      </w:r>
      <w:r w:rsidR="00281F6B">
        <w:t xml:space="preserve"> </w:t>
      </w:r>
      <w:r w:rsidRPr="00A471B5">
        <w:t>world</w:t>
      </w:r>
      <w:r w:rsidR="00281F6B">
        <w:t xml:space="preserve"> </w:t>
      </w:r>
      <w:r w:rsidRPr="00A471B5">
        <w:t>sample</w:t>
      </w:r>
    </w:p>
    <w:p w14:paraId="49CA2CAC" w14:textId="76A1329D" w:rsidR="0037666E" w:rsidRDefault="0037666E" w:rsidP="00460A73">
      <w:pPr>
        <w:pStyle w:val="NormalPACKT"/>
      </w:pPr>
      <w:r>
        <w:t>Once</w:t>
      </w:r>
      <w:r w:rsidR="00281F6B">
        <w:t xml:space="preserve"> </w:t>
      </w:r>
      <w:r>
        <w:t>you</w:t>
      </w:r>
      <w:r w:rsidR="00281F6B">
        <w:t xml:space="preserve"> </w:t>
      </w:r>
      <w:r>
        <w:t>have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  <w:r w:rsidR="00281F6B">
        <w:t xml:space="preserve"> </w:t>
      </w:r>
      <w:r>
        <w:t>host</w:t>
      </w:r>
      <w:r w:rsidR="00281F6B">
        <w:t xml:space="preserve"> </w:t>
      </w:r>
      <w:r>
        <w:t>configured,</w:t>
      </w:r>
      <w:r w:rsidR="00281F6B">
        <w:t xml:space="preserve"> </w:t>
      </w:r>
      <w:r>
        <w:t>you</w:t>
      </w:r>
      <w:r w:rsidR="00281F6B">
        <w:t xml:space="preserve"> </w:t>
      </w:r>
      <w:r>
        <w:t>need</w:t>
      </w:r>
      <w:r w:rsidR="00281F6B">
        <w:t xml:space="preserve"> </w:t>
      </w:r>
      <w:r>
        <w:t>to</w:t>
      </w:r>
      <w:r w:rsidR="00281F6B">
        <w:t xml:space="preserve"> </w:t>
      </w:r>
      <w:r>
        <w:t>ensure</w:t>
      </w:r>
      <w:r w:rsidR="00281F6B">
        <w:t xml:space="preserve"> </w:t>
      </w:r>
      <w:r>
        <w:t>that</w:t>
      </w:r>
      <w:r w:rsidR="00281F6B">
        <w:t xml:space="preserve"> </w:t>
      </w:r>
      <w:r>
        <w:t>your</w:t>
      </w:r>
      <w:r w:rsidR="00281F6B">
        <w:t xml:space="preserve"> </w:t>
      </w:r>
      <w:r>
        <w:t>environment</w:t>
      </w:r>
      <w:r w:rsidR="00281F6B">
        <w:t xml:space="preserve"> </w:t>
      </w:r>
      <w:r>
        <w:t>has</w:t>
      </w:r>
      <w:r w:rsidR="00281F6B">
        <w:t xml:space="preserve"> </w:t>
      </w:r>
      <w:r>
        <w:t>been</w:t>
      </w:r>
      <w:r w:rsidR="00281F6B">
        <w:t xml:space="preserve"> </w:t>
      </w:r>
      <w:r>
        <w:t>configured</w:t>
      </w:r>
      <w:r w:rsidR="00281F6B">
        <w:t xml:space="preserve"> </w:t>
      </w:r>
      <w:r>
        <w:t>successfully</w:t>
      </w:r>
      <w:r w:rsidR="00281F6B">
        <w:t xml:space="preserve"> </w:t>
      </w:r>
      <w:r>
        <w:t>and</w:t>
      </w:r>
      <w:r w:rsidR="00281F6B">
        <w:t xml:space="preserve"> </w:t>
      </w:r>
      <w:r>
        <w:t>can</w:t>
      </w:r>
      <w:r w:rsidR="00281F6B">
        <w:t xml:space="preserve"> </w:t>
      </w:r>
      <w:r>
        <w:t>utilize</w:t>
      </w:r>
      <w:r w:rsidR="00281F6B">
        <w:t xml:space="preserve"> </w:t>
      </w:r>
      <w:r>
        <w:t>containers.</w:t>
      </w:r>
      <w:r w:rsidR="00281F6B">
        <w:t xml:space="preserve"> </w:t>
      </w:r>
      <w:r>
        <w:t>A</w:t>
      </w:r>
      <w:r w:rsidR="00281F6B">
        <w:t xml:space="preserve"> </w:t>
      </w:r>
      <w:r>
        <w:t>really</w:t>
      </w:r>
      <w:r w:rsidR="00281F6B">
        <w:t xml:space="preserve"> </w:t>
      </w:r>
      <w:r>
        <w:t>simple</w:t>
      </w:r>
      <w:r w:rsidR="00281F6B">
        <w:t xml:space="preserve"> </w:t>
      </w:r>
      <w:r>
        <w:t>way</w:t>
      </w:r>
      <w:r w:rsidR="00281F6B">
        <w:t xml:space="preserve"> </w:t>
      </w:r>
      <w:r>
        <w:t>to</w:t>
      </w:r>
      <w:r w:rsidR="00281F6B">
        <w:t xml:space="preserve"> </w:t>
      </w:r>
      <w:r>
        <w:t>check</w:t>
      </w:r>
      <w:r w:rsidR="00281F6B">
        <w:t xml:space="preserve"> </w:t>
      </w:r>
      <w:r>
        <w:t>that</w:t>
      </w:r>
      <w:r w:rsidR="00281F6B">
        <w:t xml:space="preserve"> </w:t>
      </w:r>
      <w:r>
        <w:t>all</w:t>
      </w:r>
      <w:r w:rsidR="00281F6B">
        <w:t xml:space="preserve"> </w:t>
      </w:r>
      <w:r>
        <w:t>is</w:t>
      </w:r>
      <w:r w:rsidR="00281F6B">
        <w:t xml:space="preserve"> </w:t>
      </w:r>
      <w:r>
        <w:t>well</w:t>
      </w:r>
      <w:r w:rsidR="00281F6B">
        <w:t xml:space="preserve"> </w:t>
      </w:r>
      <w:r>
        <w:t>on</w:t>
      </w:r>
      <w:r w:rsidR="00281F6B">
        <w:t xml:space="preserve"> </w:t>
      </w:r>
      <w:r>
        <w:t>your</w:t>
      </w:r>
      <w:r w:rsidR="00281F6B">
        <w:t xml:space="preserve"> </w:t>
      </w:r>
      <w:r>
        <w:t>container</w:t>
      </w:r>
      <w:r w:rsidR="00281F6B">
        <w:t xml:space="preserve"> </w:t>
      </w:r>
      <w:r>
        <w:t>host</w:t>
      </w:r>
      <w:r w:rsidR="00281F6B">
        <w:t xml:space="preserve"> </w:t>
      </w:r>
      <w:r>
        <w:t>is</w:t>
      </w:r>
      <w:r w:rsidR="00281F6B">
        <w:t xml:space="preserve"> </w:t>
      </w:r>
      <w:r>
        <w:t>by</w:t>
      </w:r>
      <w:r w:rsidR="00281F6B">
        <w:t xml:space="preserve"> </w:t>
      </w:r>
      <w:r>
        <w:t>downloading</w:t>
      </w:r>
      <w:r w:rsidR="00281F6B">
        <w:t xml:space="preserve"> </w:t>
      </w:r>
      <w:r>
        <w:t>and</w:t>
      </w:r>
      <w:r w:rsidR="00281F6B">
        <w:t xml:space="preserve"> </w:t>
      </w:r>
      <w:r>
        <w:t>running</w:t>
      </w:r>
      <w:r w:rsidR="00281F6B">
        <w:t xml:space="preserve"> </w:t>
      </w:r>
      <w:r>
        <w:t>an</w:t>
      </w:r>
      <w:r w:rsidR="00281F6B">
        <w:t xml:space="preserve"> </w:t>
      </w:r>
      <w:r>
        <w:t>application.</w:t>
      </w:r>
      <w:r w:rsidR="00281F6B">
        <w:t xml:space="preserve"> </w:t>
      </w:r>
      <w:r>
        <w:t>Running</w:t>
      </w:r>
      <w:r w:rsidR="00281F6B">
        <w:t xml:space="preserve"> </w:t>
      </w:r>
      <w:r>
        <w:t>this</w:t>
      </w:r>
      <w:r w:rsidR="00281F6B">
        <w:t xml:space="preserve"> </w:t>
      </w:r>
      <w:r>
        <w:t>containerized</w:t>
      </w:r>
      <w:r w:rsidR="00281F6B">
        <w:t xml:space="preserve"> </w:t>
      </w:r>
      <w:r>
        <w:t>application</w:t>
      </w:r>
      <w:r w:rsidR="00281F6B">
        <w:t xml:space="preserve"> </w:t>
      </w:r>
      <w:r>
        <w:t>successfully</w:t>
      </w:r>
      <w:r w:rsidR="00281F6B">
        <w:t xml:space="preserve"> </w:t>
      </w:r>
      <w:r>
        <w:t>shows</w:t>
      </w:r>
      <w:r w:rsidR="00281F6B">
        <w:t xml:space="preserve"> </w:t>
      </w:r>
      <w:r>
        <w:t>that</w:t>
      </w:r>
      <w:r w:rsidR="00281F6B">
        <w:t xml:space="preserve"> </w:t>
      </w:r>
      <w:r>
        <w:t>you</w:t>
      </w:r>
      <w:r w:rsidR="00281F6B">
        <w:t xml:space="preserve"> </w:t>
      </w:r>
      <w:r>
        <w:t>have</w:t>
      </w:r>
      <w:r w:rsidR="00281F6B">
        <w:t xml:space="preserve"> </w:t>
      </w:r>
      <w:r>
        <w:t>containers</w:t>
      </w:r>
      <w:r w:rsidR="00281F6B">
        <w:t xml:space="preserve"> </w:t>
      </w:r>
      <w:r>
        <w:t>and</w:t>
      </w:r>
      <w:r w:rsidR="00281F6B">
        <w:t xml:space="preserve"> </w:t>
      </w:r>
      <w:r>
        <w:t>Docker</w:t>
      </w:r>
      <w:r w:rsidR="00281F6B">
        <w:t xml:space="preserve"> </w:t>
      </w:r>
      <w:r>
        <w:t>set</w:t>
      </w:r>
      <w:r w:rsidR="00281F6B">
        <w:t xml:space="preserve"> </w:t>
      </w:r>
      <w:r>
        <w:t>up.</w:t>
      </w:r>
    </w:p>
    <w:p w14:paraId="6C20980D" w14:textId="0698CF79" w:rsidR="0037666E" w:rsidRDefault="0037666E" w:rsidP="00460A73">
      <w:pPr>
        <w:pStyle w:val="NormalPACKT"/>
      </w:pPr>
      <w:r>
        <w:t>There</w:t>
      </w:r>
      <w:r w:rsidR="00281F6B">
        <w:t xml:space="preserve"> </w:t>
      </w:r>
      <w:r>
        <w:t>are</w:t>
      </w:r>
      <w:r w:rsidR="00281F6B">
        <w:t xml:space="preserve"> </w:t>
      </w:r>
      <w:r>
        <w:t>a</w:t>
      </w:r>
      <w:r w:rsidR="00281F6B">
        <w:t xml:space="preserve"> </w:t>
      </w:r>
      <w:r>
        <w:t>few</w:t>
      </w:r>
      <w:r w:rsidR="00281F6B">
        <w:t xml:space="preserve"> </w:t>
      </w:r>
      <w:r>
        <w:t>simple</w:t>
      </w:r>
      <w:r w:rsidR="00281F6B">
        <w:t xml:space="preserve"> </w:t>
      </w:r>
      <w:r>
        <w:t>applications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utilize</w:t>
      </w:r>
      <w:r w:rsidR="00281F6B">
        <w:t xml:space="preserve"> </w:t>
      </w:r>
      <w:r>
        <w:t>that</w:t>
      </w:r>
      <w:r w:rsidR="00281F6B">
        <w:t xml:space="preserve"> </w:t>
      </w:r>
      <w:r>
        <w:t>test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environment</w:t>
      </w:r>
      <w:r w:rsidR="00281F6B">
        <w:t xml:space="preserve"> </w:t>
      </w:r>
      <w:r>
        <w:t>on</w:t>
      </w:r>
      <w:r w:rsidR="00281F6B">
        <w:t xml:space="preserve"> </w:t>
      </w:r>
      <w:r w:rsidRPr="00A471B5">
        <w:rPr>
          <w:rStyle w:val="CodeInTextPACKT"/>
        </w:rPr>
        <w:t>CH1</w:t>
      </w:r>
      <w:r w:rsidR="00281F6B">
        <w:t xml:space="preserve"> </w:t>
      </w:r>
      <w:r>
        <w:t>(which</w:t>
      </w:r>
      <w:r w:rsidR="00281F6B">
        <w:t xml:space="preserve"> </w:t>
      </w:r>
      <w:r>
        <w:t>you</w:t>
      </w:r>
      <w:r w:rsidR="00281F6B">
        <w:t xml:space="preserve"> </w:t>
      </w:r>
      <w:r>
        <w:t>set</w:t>
      </w:r>
      <w:r w:rsidR="00281F6B">
        <w:t xml:space="preserve"> </w:t>
      </w:r>
      <w:r>
        <w:t>up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ItalicsPACKT"/>
        </w:rPr>
        <w:t>Configuring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container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host</w:t>
      </w:r>
      <w:r w:rsidR="00281F6B">
        <w:t xml:space="preserve"> </w:t>
      </w:r>
      <w:r>
        <w:t>recipe).</w:t>
      </w:r>
      <w:r w:rsidR="00281F6B">
        <w:t xml:space="preserve"> </w:t>
      </w:r>
      <w:r>
        <w:t>You</w:t>
      </w:r>
      <w:r w:rsidR="00281F6B">
        <w:t xml:space="preserve"> </w:t>
      </w:r>
      <w:r>
        <w:t>use</w:t>
      </w:r>
      <w:r w:rsidR="00281F6B">
        <w:t xml:space="preserve"> </w:t>
      </w:r>
      <w:r>
        <w:t>a</w:t>
      </w:r>
      <w:r w:rsidR="00281F6B">
        <w:t xml:space="preserve"> </w:t>
      </w:r>
      <w:r>
        <w:t>few</w:t>
      </w:r>
      <w:r w:rsidR="00281F6B">
        <w:t xml:space="preserve"> </w:t>
      </w:r>
      <w:r>
        <w:t>of</w:t>
      </w:r>
      <w:r w:rsidR="00281F6B">
        <w:t xml:space="preserve"> </w:t>
      </w:r>
      <w:r>
        <w:t>them</w:t>
      </w:r>
      <w:r w:rsidR="00281F6B">
        <w:t xml:space="preserve"> </w:t>
      </w:r>
      <w:r>
        <w:t>in</w:t>
      </w:r>
      <w:r w:rsidR="00281F6B">
        <w:t xml:space="preserve"> </w:t>
      </w:r>
      <w:r>
        <w:t>this</w:t>
      </w:r>
      <w:r w:rsidR="00281F6B">
        <w:t xml:space="preserve"> </w:t>
      </w:r>
      <w:r>
        <w:t>recipe.</w:t>
      </w:r>
    </w:p>
    <w:p w14:paraId="39761532" w14:textId="6DA92574" w:rsidR="0037666E" w:rsidRDefault="0037666E" w:rsidP="00460A73">
      <w:pPr>
        <w:pStyle w:val="NormalPACKT"/>
      </w:pPr>
      <w:r>
        <w:t>Before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run</w:t>
      </w:r>
      <w:r w:rsidR="00281F6B">
        <w:t xml:space="preserve"> </w:t>
      </w:r>
      <w:r>
        <w:t>a</w:t>
      </w:r>
      <w:r w:rsidR="00281F6B">
        <w:t xml:space="preserve"> </w:t>
      </w:r>
      <w:r>
        <w:t>container,</w:t>
      </w:r>
      <w:r w:rsidR="00281F6B">
        <w:t xml:space="preserve"> </w:t>
      </w:r>
      <w:r>
        <w:t>you</w:t>
      </w:r>
      <w:r w:rsidR="00281F6B">
        <w:t xml:space="preserve"> </w:t>
      </w:r>
      <w:r>
        <w:t>must</w:t>
      </w:r>
      <w:r w:rsidR="00281F6B">
        <w:t xml:space="preserve"> </w:t>
      </w:r>
      <w:r>
        <w:t>acquire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  <w:r w:rsidR="00281F6B">
        <w:t xml:space="preserve"> </w:t>
      </w:r>
      <w:r>
        <w:t>image.</w:t>
      </w:r>
      <w:r w:rsidR="00281F6B">
        <w:t xml:space="preserve"> </w:t>
      </w:r>
      <w:r>
        <w:t>There</w:t>
      </w:r>
      <w:r w:rsidR="00281F6B">
        <w:t xml:space="preserve"> </w:t>
      </w:r>
      <w:r>
        <w:t>are</w:t>
      </w:r>
      <w:r w:rsidR="00281F6B">
        <w:t xml:space="preserve"> </w:t>
      </w:r>
      <w:r>
        <w:t>several</w:t>
      </w:r>
      <w:r w:rsidR="00281F6B">
        <w:t xml:space="preserve"> </w:t>
      </w:r>
      <w:r>
        <w:t>ways</w:t>
      </w:r>
      <w:r w:rsidR="00281F6B">
        <w:t xml:space="preserve"> </w:t>
      </w:r>
      <w:r>
        <w:t>to</w:t>
      </w:r>
      <w:r w:rsidR="00281F6B">
        <w:t xml:space="preserve"> </w:t>
      </w:r>
      <w:r>
        <w:t>obtain</w:t>
      </w:r>
      <w:r w:rsidR="00281F6B">
        <w:t xml:space="preserve"> </w:t>
      </w:r>
      <w:r>
        <w:t>images</w:t>
      </w:r>
      <w:r w:rsidR="00281F6B">
        <w:t xml:space="preserve"> </w:t>
      </w:r>
      <w:r>
        <w:t>as</w:t>
      </w:r>
      <w:r w:rsidR="00281F6B">
        <w:t xml:space="preserve"> </w:t>
      </w:r>
      <w:r>
        <w:t>you</w:t>
      </w:r>
      <w:r w:rsidR="00281F6B">
        <w:t xml:space="preserve"> </w:t>
      </w:r>
      <w:r>
        <w:t>see</w:t>
      </w:r>
      <w:r w:rsidR="00281F6B">
        <w:t xml:space="preserve"> </w:t>
      </w:r>
      <w:r>
        <w:t>in</w:t>
      </w:r>
      <w:r w:rsidR="00281F6B">
        <w:t xml:space="preserve"> </w:t>
      </w:r>
      <w:r>
        <w:t>this</w:t>
      </w:r>
      <w:r w:rsidR="00281F6B">
        <w:t xml:space="preserve"> </w:t>
      </w:r>
      <w:r>
        <w:t>chapter.</w:t>
      </w:r>
      <w:r w:rsidR="00281F6B">
        <w:t xml:space="preserve"> </w:t>
      </w:r>
      <w:r>
        <w:t>Docker</w:t>
      </w:r>
      <w:r w:rsidR="00281F6B">
        <w:t xml:space="preserve"> </w:t>
      </w:r>
      <w:r>
        <w:t>maintains</w:t>
      </w:r>
      <w:r w:rsidR="00281F6B">
        <w:t xml:space="preserve"> </w:t>
      </w:r>
      <w:r>
        <w:t>an</w:t>
      </w:r>
      <w:r w:rsidR="00281F6B">
        <w:t xml:space="preserve"> </w:t>
      </w:r>
      <w:r>
        <w:t>online</w:t>
      </w:r>
      <w:r w:rsidR="00281F6B">
        <w:t xml:space="preserve"> </w:t>
      </w:r>
      <w:r>
        <w:t>registry</w:t>
      </w:r>
      <w:r w:rsidR="00281F6B">
        <w:t xml:space="preserve"> </w:t>
      </w:r>
      <w:r>
        <w:t>that</w:t>
      </w:r>
      <w:r w:rsidR="00281F6B">
        <w:t xml:space="preserve"> </w:t>
      </w:r>
      <w:r>
        <w:t>contains</w:t>
      </w:r>
      <w:r w:rsidR="00281F6B">
        <w:t xml:space="preserve"> </w:t>
      </w:r>
      <w:r>
        <w:t>a</w:t>
      </w:r>
      <w:r w:rsidR="00281F6B">
        <w:t xml:space="preserve"> </w:t>
      </w:r>
      <w:r>
        <w:t>variety</w:t>
      </w:r>
      <w:r w:rsidR="00281F6B">
        <w:t xml:space="preserve"> </w:t>
      </w:r>
      <w:r>
        <w:t>of</w:t>
      </w:r>
      <w:r w:rsidR="00281F6B">
        <w:t xml:space="preserve"> </w:t>
      </w:r>
      <w:r>
        <w:t>container</w:t>
      </w:r>
      <w:r w:rsidR="00281F6B">
        <w:t xml:space="preserve"> </w:t>
      </w:r>
      <w:r>
        <w:t>images</w:t>
      </w:r>
      <w:r w:rsidR="00281F6B">
        <w:t xml:space="preserve"> </w:t>
      </w:r>
      <w:r>
        <w:t>for</w:t>
      </w:r>
      <w:r w:rsidR="00281F6B">
        <w:t xml:space="preserve"> </w:t>
      </w:r>
      <w:r>
        <w:t>you</w:t>
      </w:r>
      <w:r w:rsidR="00281F6B">
        <w:t xml:space="preserve"> </w:t>
      </w:r>
      <w:r>
        <w:t>to</w:t>
      </w:r>
      <w:r w:rsidR="00281F6B">
        <w:t xml:space="preserve"> </w:t>
      </w:r>
      <w:r>
        <w:t>leverage.</w:t>
      </w:r>
      <w:r w:rsidR="00281F6B">
        <w:t xml:space="preserve"> </w:t>
      </w:r>
      <w:r>
        <w:t>Using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docker</w:t>
      </w:r>
      <w:r w:rsidR="00281F6B">
        <w:rPr>
          <w:rStyle w:val="CodeInTextPACKT"/>
        </w:rPr>
        <w:t xml:space="preserve"> </w:t>
      </w:r>
      <w:r>
        <w:t>command,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search</w:t>
      </w:r>
      <w:r w:rsidR="00281F6B">
        <w:t xml:space="preserve"> </w:t>
      </w:r>
      <w:r>
        <w:t>and</w:t>
      </w:r>
      <w:r w:rsidR="00281F6B">
        <w:t xml:space="preserve"> </w:t>
      </w:r>
      <w:r>
        <w:t>download</w:t>
      </w:r>
      <w:r w:rsidR="00281F6B">
        <w:t xml:space="preserve"> </w:t>
      </w:r>
      <w:r>
        <w:t>images</w:t>
      </w:r>
      <w:r w:rsidR="00281F6B">
        <w:t xml:space="preserve"> </w:t>
      </w:r>
      <w:r>
        <w:t>either</w:t>
      </w:r>
      <w:r w:rsidR="00281F6B">
        <w:t xml:space="preserve"> </w:t>
      </w:r>
      <w:r>
        <w:t>to</w:t>
      </w:r>
      <w:r w:rsidR="00281F6B">
        <w:t xml:space="preserve"> </w:t>
      </w:r>
      <w:r>
        <w:t>use</w:t>
      </w:r>
      <w:r w:rsidR="00281F6B">
        <w:t xml:space="preserve"> </w:t>
      </w:r>
      <w:r>
        <w:t>directly</w:t>
      </w:r>
      <w:r w:rsidR="00281F6B">
        <w:t xml:space="preserve"> </w:t>
      </w:r>
      <w:r>
        <w:t>or</w:t>
      </w:r>
      <w:r w:rsidR="00281F6B">
        <w:t xml:space="preserve"> </w:t>
      </w:r>
      <w:r>
        <w:t>to</w:t>
      </w:r>
      <w:r w:rsidR="00281F6B">
        <w:t xml:space="preserve"> </w:t>
      </w:r>
      <w:r>
        <w:t>use</w:t>
      </w:r>
      <w:r w:rsidR="00281F6B">
        <w:t xml:space="preserve"> </w:t>
      </w:r>
      <w:r>
        <w:t>as</w:t>
      </w:r>
      <w:r w:rsidR="00281F6B">
        <w:t xml:space="preserve"> </w:t>
      </w:r>
      <w:r>
        <w:t>the</w:t>
      </w:r>
      <w:r w:rsidR="00281F6B">
        <w:t xml:space="preserve"> </w:t>
      </w:r>
      <w:r>
        <w:t>basis</w:t>
      </w:r>
      <w:r w:rsidR="00281F6B">
        <w:t xml:space="preserve"> </w:t>
      </w:r>
      <w:r>
        <w:t>of</w:t>
      </w:r>
      <w:r w:rsidR="00281F6B">
        <w:t xml:space="preserve"> </w:t>
      </w:r>
      <w:r>
        <w:t>a</w:t>
      </w:r>
      <w:r w:rsidR="00281F6B">
        <w:t xml:space="preserve"> </w:t>
      </w:r>
      <w:r>
        <w:t>custom-built</w:t>
      </w:r>
      <w:r w:rsidR="00281F6B">
        <w:t xml:space="preserve"> </w:t>
      </w:r>
      <w:r>
        <w:t>container</w:t>
      </w:r>
      <w:r w:rsidR="00281F6B">
        <w:t xml:space="preserve"> </w:t>
      </w:r>
      <w:r>
        <w:t>(for</w:t>
      </w:r>
      <w:r w:rsidR="00281F6B">
        <w:t xml:space="preserve"> </w:t>
      </w:r>
      <w:r>
        <w:t>example,</w:t>
      </w:r>
      <w:r w:rsidR="00281F6B">
        <w:t xml:space="preserve"> </w:t>
      </w:r>
      <w:r>
        <w:t>as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see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ItalicsPACKT"/>
        </w:rPr>
        <w:t>Using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proofErr w:type="spellStart"/>
      <w:r w:rsidRPr="00A471B5">
        <w:rPr>
          <w:rStyle w:val="ItalicsPACKT"/>
        </w:rPr>
        <w:t>Dockerfile</w:t>
      </w:r>
      <w:proofErr w:type="spellEnd"/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to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create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and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use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container</w:t>
      </w:r>
      <w:r w:rsidR="00281F6B">
        <w:t xml:space="preserve"> </w:t>
      </w:r>
      <w:r>
        <w:t>recipe).</w:t>
      </w:r>
      <w:r w:rsidR="00281F6B">
        <w:t xml:space="preserve"> </w:t>
      </w:r>
      <w:r>
        <w:t>In</w:t>
      </w:r>
      <w:r w:rsidR="00281F6B">
        <w:t xml:space="preserve"> </w:t>
      </w:r>
      <w:r>
        <w:t>this</w:t>
      </w:r>
      <w:r w:rsidR="00281F6B">
        <w:t xml:space="preserve"> </w:t>
      </w:r>
      <w:r>
        <w:t>recipe,</w:t>
      </w:r>
      <w:r w:rsidR="00281F6B">
        <w:t xml:space="preserve"> </w:t>
      </w:r>
      <w:r>
        <w:t>you</w:t>
      </w:r>
      <w:r w:rsidR="00281F6B">
        <w:t xml:space="preserve"> </w:t>
      </w:r>
      <w:r>
        <w:t>download</w:t>
      </w:r>
      <w:r w:rsidR="00281F6B">
        <w:t xml:space="preserve"> </w:t>
      </w:r>
      <w:r>
        <w:t>several</w:t>
      </w:r>
      <w:r w:rsidR="00281F6B">
        <w:t xml:space="preserve"> </w:t>
      </w:r>
      <w:r>
        <w:t>images,</w:t>
      </w:r>
      <w:r w:rsidR="00281F6B">
        <w:t xml:space="preserve"> </w:t>
      </w:r>
      <w:r>
        <w:t>run</w:t>
      </w:r>
      <w:r w:rsidR="00281F6B">
        <w:t xml:space="preserve"> </w:t>
      </w:r>
      <w:r>
        <w:t>them</w:t>
      </w:r>
      <w:r w:rsidR="00281F6B">
        <w:t xml:space="preserve"> </w:t>
      </w:r>
      <w:r>
        <w:t>as</w:t>
      </w:r>
      <w:r w:rsidR="00281F6B">
        <w:t xml:space="preserve"> </w:t>
      </w:r>
      <w:r>
        <w:t>containers,</w:t>
      </w:r>
      <w:r w:rsidR="00281F6B">
        <w:t xml:space="preserve"> </w:t>
      </w:r>
      <w:r>
        <w:t>and</w:t>
      </w:r>
      <w:r w:rsidR="00281F6B">
        <w:t xml:space="preserve"> </w:t>
      </w:r>
      <w:r>
        <w:t>then</w:t>
      </w:r>
      <w:r w:rsidR="00281F6B">
        <w:t xml:space="preserve"> </w:t>
      </w:r>
      <w:r>
        <w:t>clean</w:t>
      </w:r>
      <w:r w:rsidR="00281F6B">
        <w:t xml:space="preserve"> </w:t>
      </w:r>
      <w:r>
        <w:t>up</w:t>
      </w:r>
      <w:r w:rsidR="00281F6B">
        <w:t xml:space="preserve"> </w:t>
      </w:r>
      <w:r>
        <w:t>your</w:t>
      </w:r>
      <w:r w:rsidR="00281F6B">
        <w:t xml:space="preserve"> </w:t>
      </w:r>
      <w:r>
        <w:t>environment.</w:t>
      </w:r>
    </w:p>
    <w:p w14:paraId="0217FD5A" w14:textId="79BC4AF2" w:rsidR="0037666E" w:rsidRDefault="0037666E" w:rsidP="00460A73">
      <w:pPr>
        <w:pStyle w:val="NormalPACKT"/>
      </w:pPr>
      <w:r>
        <w:lastRenderedPageBreak/>
        <w:t>This</w:t>
      </w:r>
      <w:r w:rsidR="00281F6B">
        <w:t xml:space="preserve"> </w:t>
      </w:r>
      <w:r>
        <w:t>recipe</w:t>
      </w:r>
      <w:r w:rsidR="00281F6B">
        <w:t xml:space="preserve"> </w:t>
      </w:r>
      <w:r>
        <w:t>demonstrates</w:t>
      </w:r>
      <w:r w:rsidR="00281F6B">
        <w:t xml:space="preserve"> </w:t>
      </w:r>
      <w:r>
        <w:t>using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registry</w:t>
      </w:r>
      <w:r w:rsidR="00281F6B">
        <w:t xml:space="preserve"> </w:t>
      </w:r>
      <w:r>
        <w:t>to</w:t>
      </w:r>
      <w:r w:rsidR="00281F6B">
        <w:t xml:space="preserve"> </w:t>
      </w:r>
      <w:r>
        <w:t>obtain</w:t>
      </w:r>
      <w:r w:rsidR="00281F6B">
        <w:t xml:space="preserve"> </w:t>
      </w:r>
      <w:r>
        <w:t>images,</w:t>
      </w:r>
      <w:r w:rsidR="00281F6B">
        <w:t xml:space="preserve"> </w:t>
      </w:r>
      <w:r>
        <w:t>and</w:t>
      </w:r>
      <w:r w:rsidR="00281F6B">
        <w:t xml:space="preserve"> </w:t>
      </w:r>
      <w:r>
        <w:t>then</w:t>
      </w:r>
      <w:r w:rsidR="00281F6B">
        <w:t xml:space="preserve"> </w:t>
      </w:r>
      <w:r>
        <w:t>using</w:t>
      </w:r>
      <w:r w:rsidR="00281F6B">
        <w:t xml:space="preserve"> </w:t>
      </w:r>
      <w:r>
        <w:t>those</w:t>
      </w:r>
      <w:r w:rsidR="00281F6B">
        <w:t xml:space="preserve"> </w:t>
      </w:r>
      <w:r>
        <w:t>images</w:t>
      </w:r>
      <w:r w:rsidR="00281F6B">
        <w:t xml:space="preserve"> </w:t>
      </w:r>
      <w:r>
        <w:t>locally.</w:t>
      </w:r>
      <w:r w:rsidR="00281F6B">
        <w:t xml:space="preserve"> </w:t>
      </w:r>
      <w:r>
        <w:t>This</w:t>
      </w:r>
      <w:r w:rsidR="00281F6B">
        <w:t xml:space="preserve"> </w:t>
      </w:r>
      <w:r>
        <w:t>recipe</w:t>
      </w:r>
      <w:r w:rsidR="00281F6B">
        <w:t xml:space="preserve"> </w:t>
      </w:r>
      <w:r>
        <w:t>looks</w:t>
      </w:r>
      <w:r w:rsidR="00281F6B">
        <w:t xml:space="preserve"> </w:t>
      </w:r>
      <w:r>
        <w:t>at</w:t>
      </w:r>
      <w:r w:rsidR="00281F6B">
        <w:t xml:space="preserve"> </w:t>
      </w:r>
      <w:r>
        <w:t>some</w:t>
      </w:r>
      <w:r w:rsidR="00281F6B">
        <w:t xml:space="preserve"> </w:t>
      </w:r>
      <w:r>
        <w:t>basic</w:t>
      </w:r>
      <w:r w:rsidR="00281F6B">
        <w:t xml:space="preserve"> </w:t>
      </w:r>
      <w:r>
        <w:t>container</w:t>
      </w:r>
      <w:r w:rsidR="00281F6B">
        <w:t xml:space="preserve"> </w:t>
      </w:r>
      <w:r>
        <w:t>management</w:t>
      </w:r>
      <w:r w:rsidR="00281F6B">
        <w:t xml:space="preserve"> </w:t>
      </w:r>
      <w:r>
        <w:t>tasks</w:t>
      </w:r>
      <w:r w:rsidR="00281F6B">
        <w:t xml:space="preserve"> </w:t>
      </w:r>
      <w:r>
        <w:t>and</w:t>
      </w:r>
      <w:r w:rsidR="00281F6B">
        <w:t xml:space="preserve"> </w:t>
      </w:r>
      <w:r>
        <w:t>shows</w:t>
      </w:r>
      <w:r w:rsidR="00281F6B">
        <w:t xml:space="preserve"> </w:t>
      </w:r>
      <w:r>
        <w:t>some</w:t>
      </w:r>
      <w:r w:rsidR="00281F6B">
        <w:t xml:space="preserve"> </w:t>
      </w:r>
      <w:r>
        <w:t>methods</w:t>
      </w:r>
      <w:r w:rsidR="00281F6B">
        <w:t xml:space="preserve"> </w:t>
      </w:r>
      <w:r>
        <w:t>to</w:t>
      </w:r>
      <w:r w:rsidR="00281F6B">
        <w:t xml:space="preserve"> </w:t>
      </w:r>
      <w:r>
        <w:t>automate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docker.exe</w:t>
      </w:r>
      <w:r w:rsidR="00281F6B">
        <w:t xml:space="preserve"> </w:t>
      </w:r>
      <w:r>
        <w:t>command.</w:t>
      </w:r>
    </w:p>
    <w:p w14:paraId="6D5F2588" w14:textId="1B41CABB" w:rsidR="0037666E" w:rsidRPr="00A471B5" w:rsidRDefault="0037666E" w:rsidP="00A471B5">
      <w:pPr>
        <w:pStyle w:val="Heading2"/>
      </w:pPr>
      <w:r w:rsidRPr="00A471B5">
        <w:t>Getting</w:t>
      </w:r>
      <w:r w:rsidR="00281F6B">
        <w:t xml:space="preserve"> </w:t>
      </w:r>
      <w:r w:rsidRPr="00A471B5">
        <w:t>ready</w:t>
      </w:r>
    </w:p>
    <w:p w14:paraId="762FC951" w14:textId="74A4CABD" w:rsidR="0037666E" w:rsidRDefault="0037666E" w:rsidP="00736A87">
      <w:pPr>
        <w:pStyle w:val="NormalPACKT"/>
      </w:pPr>
      <w:r>
        <w:t>This</w:t>
      </w:r>
      <w:r w:rsidR="00281F6B">
        <w:t xml:space="preserve"> </w:t>
      </w:r>
      <w:r>
        <w:t>recipe</w:t>
      </w:r>
      <w:r w:rsidR="00281F6B">
        <w:t xml:space="preserve"> </w:t>
      </w:r>
      <w:r>
        <w:t>needs</w:t>
      </w:r>
      <w:r w:rsidR="00281F6B">
        <w:t xml:space="preserve"> </w:t>
      </w:r>
      <w:r>
        <w:t>a</w:t>
      </w:r>
      <w:r w:rsidR="00281F6B">
        <w:t xml:space="preserve"> </w:t>
      </w:r>
      <w:r>
        <w:t>configured</w:t>
      </w:r>
      <w:r w:rsidR="00281F6B">
        <w:t xml:space="preserve"> </w:t>
      </w:r>
      <w:r>
        <w:t>container</w:t>
      </w:r>
      <w:r w:rsidR="00281F6B">
        <w:t xml:space="preserve"> </w:t>
      </w:r>
      <w:r>
        <w:t>host,</w:t>
      </w:r>
      <w:r w:rsidR="00281F6B">
        <w:t xml:space="preserve"> </w:t>
      </w:r>
      <w:r w:rsidRPr="00A471B5">
        <w:rPr>
          <w:rStyle w:val="CodeInTextPACKT"/>
        </w:rPr>
        <w:t>CH1</w:t>
      </w:r>
      <w:r>
        <w:t>.</w:t>
      </w:r>
      <w:r w:rsidR="00281F6B">
        <w:t xml:space="preserve"> </w:t>
      </w:r>
      <w:r>
        <w:t>You</w:t>
      </w:r>
      <w:r w:rsidR="00281F6B">
        <w:t xml:space="preserve"> </w:t>
      </w:r>
      <w:r>
        <w:t>set</w:t>
      </w:r>
      <w:r w:rsidR="00281F6B">
        <w:t xml:space="preserve"> </w:t>
      </w:r>
      <w:r>
        <w:t>up</w:t>
      </w:r>
      <w:r w:rsidR="00281F6B">
        <w:t xml:space="preserve"> </w:t>
      </w:r>
      <w:r>
        <w:t>this</w:t>
      </w:r>
      <w:r w:rsidR="00281F6B">
        <w:t xml:space="preserve"> </w:t>
      </w:r>
      <w:r>
        <w:t>host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ItalicsPACKT"/>
        </w:rPr>
        <w:t>Configuring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container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host</w:t>
      </w:r>
      <w:r w:rsidR="00281F6B">
        <w:t xml:space="preserve"> </w:t>
      </w:r>
      <w:r>
        <w:t>recipe.</w:t>
      </w:r>
    </w:p>
    <w:p w14:paraId="224B2363" w14:textId="496D1A2A" w:rsidR="0037666E" w:rsidRPr="00A471B5" w:rsidRDefault="0037666E" w:rsidP="00A471B5">
      <w:pPr>
        <w:pStyle w:val="Heading2"/>
      </w:pPr>
      <w:r w:rsidRPr="00A471B5">
        <w:t>How</w:t>
      </w:r>
      <w:r w:rsidR="00281F6B">
        <w:t xml:space="preserve"> </w:t>
      </w:r>
      <w:r w:rsidRPr="00A471B5">
        <w:t>to</w:t>
      </w:r>
      <w:r w:rsidR="00281F6B">
        <w:t xml:space="preserve"> </w:t>
      </w:r>
      <w:r w:rsidRPr="00A471B5">
        <w:t>do</w:t>
      </w:r>
      <w:r w:rsidR="00281F6B">
        <w:t xml:space="preserve"> </w:t>
      </w:r>
      <w:r w:rsidRPr="00A471B5">
        <w:t>it...</w:t>
      </w:r>
    </w:p>
    <w:p w14:paraId="3799434A" w14:textId="097B3716" w:rsidR="0037666E" w:rsidRDefault="0037666E" w:rsidP="00736A87">
      <w:pPr>
        <w:pStyle w:val="NumberedBulletPACKT"/>
        <w:numPr>
          <w:ilvl w:val="0"/>
          <w:numId w:val="39"/>
        </w:numPr>
      </w:pPr>
      <w:r>
        <w:t>Find</w:t>
      </w:r>
      <w:r w:rsidR="00281F6B">
        <w:t xml:space="preserve"> </w:t>
      </w:r>
      <w:r>
        <w:t>any</w:t>
      </w:r>
      <w:r w:rsidR="00281F6B">
        <w:t xml:space="preserve"> </w:t>
      </w:r>
      <w:r w:rsidRPr="00A471B5">
        <w:rPr>
          <w:rStyle w:val="CodeInTextPACKT"/>
        </w:rPr>
        <w:t>hello-world</w:t>
      </w:r>
      <w:r w:rsidR="00281F6B">
        <w:t xml:space="preserve"> </w:t>
      </w:r>
      <w:r>
        <w:t>containers</w:t>
      </w:r>
      <w:r w:rsidR="00281F6B">
        <w:t xml:space="preserve"> </w:t>
      </w:r>
      <w:r>
        <w:t>at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registry:</w:t>
      </w:r>
    </w:p>
    <w:p w14:paraId="0DB73BD0" w14:textId="75503425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search</w:t>
      </w:r>
      <w:r w:rsidR="00281F6B">
        <w:t xml:space="preserve"> </w:t>
      </w:r>
      <w:r>
        <w:t>hello-world</w:t>
      </w:r>
    </w:p>
    <w:p w14:paraId="497E4A71" w14:textId="7E69415F" w:rsidR="0037666E" w:rsidRDefault="0037666E" w:rsidP="00281F6B">
      <w:pPr>
        <w:pStyle w:val="NumberedBulletPACKT"/>
      </w:pPr>
      <w:r>
        <w:t>Pull</w:t>
      </w:r>
      <w:r w:rsidR="00281F6B">
        <w:t xml:space="preserve"> </w:t>
      </w:r>
      <w:r>
        <w:t>the</w:t>
      </w:r>
      <w:r w:rsidR="00281F6B">
        <w:t xml:space="preserve"> </w:t>
      </w:r>
      <w:r>
        <w:t>official</w:t>
      </w:r>
      <w:r w:rsidR="00281F6B">
        <w:t xml:space="preserve"> </w:t>
      </w:r>
      <w:r>
        <w:t>Docker</w:t>
      </w:r>
      <w:r w:rsidR="00281F6B">
        <w:t xml:space="preserve"> </w:t>
      </w:r>
      <w:r w:rsidRPr="00A471B5">
        <w:rPr>
          <w:rStyle w:val="CodeInTextPACKT"/>
        </w:rPr>
        <w:t>hello-world</w:t>
      </w:r>
      <w:r w:rsidR="00281F6B">
        <w:t xml:space="preserve"> </w:t>
      </w:r>
      <w:r>
        <w:t>container</w:t>
      </w:r>
      <w:r w:rsidR="00281F6B">
        <w:t xml:space="preserve"> </w:t>
      </w:r>
      <w:r>
        <w:t>image:</w:t>
      </w:r>
    </w:p>
    <w:p w14:paraId="0CFAAD84" w14:textId="29289D37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pull</w:t>
      </w:r>
      <w:r w:rsidR="00281F6B">
        <w:t xml:space="preserve"> </w:t>
      </w:r>
      <w:r>
        <w:t>hello-world</w:t>
      </w:r>
    </w:p>
    <w:p w14:paraId="07DF59FA" w14:textId="4879CE78" w:rsidR="0037666E" w:rsidRDefault="0037666E" w:rsidP="00281F6B">
      <w:pPr>
        <w:pStyle w:val="NumberedBulletPACKT"/>
      </w:pPr>
      <w:r>
        <w:t>List</w:t>
      </w:r>
      <w:r w:rsidR="00281F6B">
        <w:t xml:space="preserve"> </w:t>
      </w:r>
      <w:r>
        <w:t>the</w:t>
      </w:r>
      <w:r w:rsidR="00281F6B">
        <w:t xml:space="preserve"> </w:t>
      </w:r>
      <w:r>
        <w:t>images</w:t>
      </w:r>
      <w:r w:rsidR="00281F6B">
        <w:t xml:space="preserve"> </w:t>
      </w:r>
      <w:r>
        <w:t>on</w:t>
      </w:r>
      <w:r w:rsidR="00281F6B">
        <w:t xml:space="preserve"> </w:t>
      </w:r>
      <w:r w:rsidRPr="00A471B5">
        <w:rPr>
          <w:rStyle w:val="CodeInTextPACKT"/>
        </w:rPr>
        <w:t>CH1</w:t>
      </w:r>
      <w:r>
        <w:t>:</w:t>
      </w:r>
    </w:p>
    <w:p w14:paraId="1E8B8811" w14:textId="2609677B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image</w:t>
      </w:r>
      <w:r w:rsidR="00281F6B">
        <w:t xml:space="preserve"> </w:t>
      </w:r>
      <w:r>
        <w:t>ls</w:t>
      </w:r>
    </w:p>
    <w:p w14:paraId="69EFA926" w14:textId="0AECFA15" w:rsidR="0037666E" w:rsidRDefault="0037666E" w:rsidP="00281F6B">
      <w:pPr>
        <w:pStyle w:val="NumberedBulletPACKT"/>
      </w:pP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hello-world</w:t>
      </w:r>
      <w:r w:rsidR="00281F6B">
        <w:t xml:space="preserve"> </w:t>
      </w:r>
      <w:r>
        <w:t>container</w:t>
      </w:r>
      <w:r w:rsidR="00281F6B">
        <w:t xml:space="preserve"> </w:t>
      </w:r>
      <w:r>
        <w:t>image:</w:t>
      </w:r>
    </w:p>
    <w:p w14:paraId="2A3900C1" w14:textId="1A040511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run</w:t>
      </w:r>
      <w:r w:rsidR="00281F6B">
        <w:t xml:space="preserve"> </w:t>
      </w:r>
      <w:r>
        <w:t>hello-world</w:t>
      </w:r>
    </w:p>
    <w:p w14:paraId="67DEBFCE" w14:textId="6D04FAAD" w:rsidR="0037666E" w:rsidRDefault="0037666E" w:rsidP="00281F6B">
      <w:pPr>
        <w:pStyle w:val="NumberedBulletPACKT"/>
      </w:pPr>
      <w:r>
        <w:t>Look</w:t>
      </w:r>
      <w:r w:rsidR="00281F6B">
        <w:t xml:space="preserve"> </w:t>
      </w:r>
      <w:r>
        <w:t>for</w:t>
      </w:r>
      <w:r w:rsidR="00281F6B">
        <w:t xml:space="preserve"> </w:t>
      </w:r>
      <w:r>
        <w:t>Microsoft</w:t>
      </w:r>
      <w:r w:rsidR="00281F6B">
        <w:t xml:space="preserve"> </w:t>
      </w:r>
      <w:r>
        <w:t>images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registry:</w:t>
      </w:r>
    </w:p>
    <w:p w14:paraId="67713DEA" w14:textId="76341117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search</w:t>
      </w:r>
      <w:r w:rsidR="00281F6B">
        <w:t xml:space="preserve"> </w:t>
      </w:r>
      <w:proofErr w:type="spellStart"/>
      <w:r>
        <w:t>microsoft</w:t>
      </w:r>
      <w:proofErr w:type="spellEnd"/>
    </w:p>
    <w:p w14:paraId="7E61326A" w14:textId="105D0B45" w:rsidR="0037666E" w:rsidRDefault="0037666E" w:rsidP="00281F6B">
      <w:pPr>
        <w:pStyle w:val="NumberedBulletPACKT"/>
      </w:pPr>
      <w:r>
        <w:t>Get</w:t>
      </w:r>
      <w:r w:rsidR="00281F6B">
        <w:t xml:space="preserve"> </w:t>
      </w:r>
      <w:r>
        <w:t>the</w:t>
      </w:r>
      <w:r w:rsidR="00281F6B">
        <w:t xml:space="preserve"> </w:t>
      </w:r>
      <w:proofErr w:type="spellStart"/>
      <w:r w:rsidRPr="00A471B5">
        <w:rPr>
          <w:rStyle w:val="CodeInTextPACKT"/>
        </w:rPr>
        <w:t>nanoserver</w:t>
      </w:r>
      <w:proofErr w:type="spellEnd"/>
      <w:r w:rsidR="00281F6B">
        <w:t xml:space="preserve"> </w:t>
      </w:r>
      <w:r>
        <w:t>base</w:t>
      </w:r>
      <w:r w:rsidR="00281F6B">
        <w:t xml:space="preserve"> </w:t>
      </w:r>
      <w:r>
        <w:t>image:</w:t>
      </w:r>
    </w:p>
    <w:p w14:paraId="71D808BC" w14:textId="3C22D7BE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image</w:t>
      </w:r>
      <w:r w:rsidR="00281F6B">
        <w:t xml:space="preserve"> </w:t>
      </w:r>
      <w:r>
        <w:t>pull</w:t>
      </w:r>
      <w:r w:rsidR="00281F6B">
        <w:t xml:space="preserve"> </w:t>
      </w:r>
      <w:r>
        <w:t>mcr.microsoft.com/windows/nanoserver:1809</w:t>
      </w:r>
      <w:r w:rsidR="00281F6B">
        <w:t xml:space="preserve"> </w:t>
      </w:r>
    </w:p>
    <w:p w14:paraId="07D41ACC" w14:textId="094ED0B4" w:rsidR="0037666E" w:rsidRDefault="0037666E" w:rsidP="00281F6B">
      <w:pPr>
        <w:pStyle w:val="NumberedBulletPACKT"/>
      </w:pP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proofErr w:type="spellStart"/>
      <w:r w:rsidRPr="00A471B5">
        <w:rPr>
          <w:rStyle w:val="CodeInTextPACKT"/>
        </w:rPr>
        <w:t>nanoserver</w:t>
      </w:r>
      <w:proofErr w:type="spellEnd"/>
      <w:r w:rsidR="00281F6B">
        <w:t xml:space="preserve"> </w:t>
      </w:r>
      <w:r>
        <w:t>base</w:t>
      </w:r>
      <w:r w:rsidR="00281F6B">
        <w:t xml:space="preserve"> </w:t>
      </w:r>
      <w:r>
        <w:t>image:</w:t>
      </w:r>
    </w:p>
    <w:p w14:paraId="6F14B961" w14:textId="54B30E28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run</w:t>
      </w:r>
      <w:r w:rsidR="00281F6B">
        <w:t xml:space="preserve"> </w:t>
      </w:r>
      <w:r>
        <w:t>mcr.microsoft.com/windows/nanoserver:1809</w:t>
      </w:r>
      <w:r w:rsidR="00281F6B">
        <w:t xml:space="preserve"> </w:t>
      </w:r>
    </w:p>
    <w:p w14:paraId="0918C410" w14:textId="112564DB" w:rsidR="0037666E" w:rsidRDefault="0037666E" w:rsidP="00281F6B">
      <w:pPr>
        <w:pStyle w:val="NumberedBulletPACKT"/>
      </w:pPr>
      <w:r>
        <w:t>Check</w:t>
      </w:r>
      <w:r w:rsidR="00281F6B">
        <w:t xml:space="preserve"> </w:t>
      </w:r>
      <w:r>
        <w:t>the</w:t>
      </w:r>
      <w:r w:rsidR="00281F6B">
        <w:t xml:space="preserve"> </w:t>
      </w:r>
      <w:r>
        <w:t>images</w:t>
      </w:r>
      <w:r w:rsidR="00281F6B">
        <w:t xml:space="preserve"> </w:t>
      </w:r>
      <w:r>
        <w:t>available</w:t>
      </w:r>
      <w:r w:rsidR="00281F6B">
        <w:t xml:space="preserve"> </w:t>
      </w:r>
      <w:r>
        <w:t>now</w:t>
      </w:r>
      <w:r w:rsidR="00281F6B">
        <w:t xml:space="preserve"> </w:t>
      </w:r>
      <w:r>
        <w:t>on</w:t>
      </w:r>
      <w:r w:rsidR="00281F6B">
        <w:t xml:space="preserve"> </w:t>
      </w:r>
      <w:r w:rsidRPr="00A471B5">
        <w:rPr>
          <w:rStyle w:val="CodeInTextPACKT"/>
        </w:rPr>
        <w:t>CH1</w:t>
      </w:r>
      <w:r>
        <w:t>:</w:t>
      </w:r>
    </w:p>
    <w:p w14:paraId="16265D2D" w14:textId="5487D5CF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image</w:t>
      </w:r>
      <w:r w:rsidR="00281F6B">
        <w:t xml:space="preserve"> </w:t>
      </w:r>
      <w:r>
        <w:t>ls</w:t>
      </w:r>
    </w:p>
    <w:p w14:paraId="58D14623" w14:textId="41D5BB0B" w:rsidR="0037666E" w:rsidRDefault="0037666E" w:rsidP="00281F6B">
      <w:pPr>
        <w:pStyle w:val="NumberedBulletPACKT"/>
      </w:pPr>
      <w:r>
        <w:t>Inspect</w:t>
      </w:r>
      <w:r w:rsidR="00281F6B">
        <w:t xml:space="preserve"> </w:t>
      </w:r>
      <w:r>
        <w:t>the</w:t>
      </w:r>
      <w:r w:rsidR="00281F6B">
        <w:t xml:space="preserve"> </w:t>
      </w:r>
      <w:r>
        <w:t>first</w:t>
      </w:r>
      <w:r w:rsidR="00281F6B">
        <w:t xml:space="preserve"> </w:t>
      </w:r>
      <w:r>
        <w:t>image:</w:t>
      </w:r>
    </w:p>
    <w:p w14:paraId="6F7C8ECB" w14:textId="030F9795" w:rsidR="0037666E" w:rsidRDefault="0037666E" w:rsidP="00A471B5">
      <w:pPr>
        <w:pStyle w:val="CodeWithinBulletsEndPACKT"/>
      </w:pPr>
      <w:r>
        <w:t>$Images</w:t>
      </w:r>
      <w:r w:rsidR="00281F6B">
        <w:t xml:space="preserve"> </w:t>
      </w:r>
      <w:r>
        <w:t>=</w:t>
      </w:r>
      <w:r w:rsidR="00281F6B">
        <w:t xml:space="preserve"> </w:t>
      </w:r>
      <w:r>
        <w:t>docker</w:t>
      </w:r>
      <w:r w:rsidR="00281F6B">
        <w:t xml:space="preserve"> </w:t>
      </w:r>
      <w:r>
        <w:t>image</w:t>
      </w:r>
      <w:r w:rsidR="00281F6B">
        <w:t xml:space="preserve"> </w:t>
      </w:r>
      <w:r>
        <w:t>ls</w:t>
      </w:r>
    </w:p>
    <w:p w14:paraId="187EF909" w14:textId="511FB709" w:rsidR="0037666E" w:rsidRDefault="0037666E" w:rsidP="00A471B5">
      <w:pPr>
        <w:pStyle w:val="CodeWithinBulletsEndPACKT"/>
      </w:pPr>
      <w:r>
        <w:t>$Image</w:t>
      </w:r>
      <w:r w:rsidR="00281F6B">
        <w:t xml:space="preserve"> </w:t>
      </w:r>
      <w:r>
        <w:t>=</w:t>
      </w:r>
      <w:r w:rsidR="00281F6B">
        <w:t xml:space="preserve"> </w:t>
      </w:r>
      <w:r>
        <w:t>(($</w:t>
      </w:r>
      <w:proofErr w:type="gramStart"/>
      <w:r>
        <w:t>Images[</w:t>
      </w:r>
      <w:proofErr w:type="gramEnd"/>
      <w:r>
        <w:t>1]).Split('</w:t>
      </w:r>
      <w:r w:rsidR="00281F6B">
        <w:t xml:space="preserve"> </w:t>
      </w:r>
      <w:r>
        <w:t>')|where</w:t>
      </w:r>
      <w:r w:rsidR="00281F6B">
        <w:t xml:space="preserve"> </w:t>
      </w:r>
      <w:r>
        <w:t>{$_.Length</w:t>
      </w:r>
      <w:r w:rsidR="00281F6B">
        <w:t xml:space="preserve"> </w:t>
      </w:r>
      <w:r>
        <w:t>-</w:t>
      </w:r>
      <w:proofErr w:type="spellStart"/>
      <w:r>
        <w:t>ge</w:t>
      </w:r>
      <w:proofErr w:type="spellEnd"/>
      <w:r w:rsidR="00281F6B">
        <w:t xml:space="preserve"> </w:t>
      </w:r>
      <w:r>
        <w:t>1})[2]</w:t>
      </w:r>
    </w:p>
    <w:p w14:paraId="5A248856" w14:textId="5B113B56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inspect</w:t>
      </w:r>
      <w:r w:rsidR="00281F6B">
        <w:t xml:space="preserve"> </w:t>
      </w:r>
      <w:r>
        <w:t>$image</w:t>
      </w:r>
      <w:r w:rsidR="00281F6B">
        <w:t xml:space="preserve"> </w:t>
      </w:r>
      <w:r>
        <w:t>|</w:t>
      </w:r>
      <w:r w:rsidR="00281F6B">
        <w:t xml:space="preserve"> </w:t>
      </w:r>
      <w:proofErr w:type="spellStart"/>
      <w:r>
        <w:t>ConvertFrom</w:t>
      </w:r>
      <w:proofErr w:type="spellEnd"/>
      <w:r>
        <w:t>-Json</w:t>
      </w:r>
    </w:p>
    <w:p w14:paraId="468F42AE" w14:textId="5E45FC77" w:rsidR="0037666E" w:rsidRDefault="0037666E" w:rsidP="00281F6B">
      <w:pPr>
        <w:pStyle w:val="NumberedBulletPACKT"/>
      </w:pPr>
      <w:r>
        <w:t>Get</w:t>
      </w:r>
      <w:r w:rsidR="00281F6B">
        <w:t xml:space="preserve"> </w:t>
      </w:r>
      <w:r>
        <w:t>another</w:t>
      </w:r>
      <w:r w:rsidR="00281F6B">
        <w:t xml:space="preserve"> </w:t>
      </w:r>
      <w:r>
        <w:t>(older)</w:t>
      </w:r>
      <w:r w:rsidR="00281F6B">
        <w:t xml:space="preserve"> </w:t>
      </w:r>
      <w:r>
        <w:t>image</w:t>
      </w:r>
      <w:r w:rsidR="00281F6B">
        <w:t xml:space="preserve"> </w:t>
      </w:r>
      <w:r>
        <w:t>and</w:t>
      </w:r>
      <w:r w:rsidR="00281F6B">
        <w:t xml:space="preserve"> </w:t>
      </w:r>
      <w:r>
        <w:t>try</w:t>
      </w:r>
      <w:r w:rsidR="00281F6B">
        <w:t xml:space="preserve"> </w:t>
      </w:r>
      <w:r>
        <w:t>to</w:t>
      </w:r>
      <w:r w:rsidR="00281F6B">
        <w:t xml:space="preserve"> </w:t>
      </w:r>
      <w:r>
        <w:t>run</w:t>
      </w:r>
      <w:r w:rsidR="00281F6B">
        <w:t xml:space="preserve"> </w:t>
      </w:r>
      <w:r>
        <w:t>it:</w:t>
      </w:r>
    </w:p>
    <w:p w14:paraId="00FDD539" w14:textId="1B9B8802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image</w:t>
      </w:r>
      <w:r w:rsidR="00281F6B">
        <w:t xml:space="preserve"> </w:t>
      </w:r>
      <w:r>
        <w:t>pull</w:t>
      </w:r>
      <w:r w:rsidR="00281F6B">
        <w:t xml:space="preserve"> </w:t>
      </w:r>
      <w:proofErr w:type="spellStart"/>
      <w:r>
        <w:t>microsoft</w:t>
      </w:r>
      <w:proofErr w:type="spellEnd"/>
      <w:r>
        <w:t>/</w:t>
      </w:r>
      <w:proofErr w:type="spellStart"/>
      <w:r>
        <w:t>nanoserver</w:t>
      </w:r>
      <w:proofErr w:type="spellEnd"/>
      <w:r w:rsidR="00281F6B">
        <w:t xml:space="preserve"> </w:t>
      </w:r>
      <w:r>
        <w:t>|</w:t>
      </w:r>
      <w:r w:rsidR="00281F6B">
        <w:t xml:space="preserve"> </w:t>
      </w:r>
      <w:r>
        <w:t>Out-Null</w:t>
      </w:r>
    </w:p>
    <w:p w14:paraId="24E98E2D" w14:textId="139561A7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run</w:t>
      </w:r>
      <w:r w:rsidR="00281F6B">
        <w:t xml:space="preserve"> </w:t>
      </w:r>
      <w:proofErr w:type="spellStart"/>
      <w:r>
        <w:t>microsoft</w:t>
      </w:r>
      <w:proofErr w:type="spellEnd"/>
      <w:r>
        <w:t>/</w:t>
      </w:r>
      <w:proofErr w:type="spellStart"/>
      <w:r>
        <w:t>nanoserver</w:t>
      </w:r>
      <w:proofErr w:type="spellEnd"/>
      <w:r w:rsidR="00281F6B">
        <w:t xml:space="preserve"> </w:t>
      </w:r>
    </w:p>
    <w:p w14:paraId="2F001D1B" w14:textId="1BFB9281" w:rsidR="0037666E" w:rsidRDefault="0037666E" w:rsidP="00281F6B">
      <w:pPr>
        <w:pStyle w:val="NumberedBulletPACKT"/>
      </w:pPr>
      <w:r>
        <w:t>Now,</w:t>
      </w:r>
      <w:r w:rsidR="00281F6B">
        <w:t xml:space="preserve"> </w:t>
      </w: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r>
        <w:t>image</w:t>
      </w:r>
      <w:r w:rsidR="00281F6B">
        <w:t xml:space="preserve"> </w:t>
      </w:r>
      <w:r>
        <w:t>with</w:t>
      </w:r>
      <w:r w:rsidR="00281F6B">
        <w:t xml:space="preserve"> </w:t>
      </w:r>
      <w:r>
        <w:t>Hyper-V</w:t>
      </w:r>
      <w:r w:rsidR="00281F6B">
        <w:t xml:space="preserve"> </w:t>
      </w:r>
      <w:r>
        <w:t>isolation:</w:t>
      </w:r>
    </w:p>
    <w:p w14:paraId="32696219" w14:textId="61695EF0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run</w:t>
      </w:r>
      <w:r w:rsidR="00281F6B">
        <w:t xml:space="preserve"> </w:t>
      </w:r>
      <w:r>
        <w:t>--isolation=</w:t>
      </w:r>
      <w:proofErr w:type="spellStart"/>
      <w:r>
        <w:t>hyperv</w:t>
      </w:r>
      <w:proofErr w:type="spellEnd"/>
      <w:r w:rsidR="00281F6B">
        <w:t xml:space="preserve"> </w:t>
      </w:r>
      <w:proofErr w:type="spellStart"/>
      <w:r>
        <w:t>microsoft</w:t>
      </w:r>
      <w:proofErr w:type="spellEnd"/>
      <w:r>
        <w:t>/</w:t>
      </w:r>
      <w:proofErr w:type="spellStart"/>
      <w:r>
        <w:t>nanoserver</w:t>
      </w:r>
      <w:proofErr w:type="spellEnd"/>
      <w:r w:rsidR="00281F6B">
        <w:t xml:space="preserve"> </w:t>
      </w:r>
    </w:p>
    <w:p w14:paraId="0FE52DA4" w14:textId="61A34A8E" w:rsidR="0037666E" w:rsidRDefault="0037666E" w:rsidP="00281F6B">
      <w:pPr>
        <w:pStyle w:val="NumberedBulletPACKT"/>
      </w:pPr>
      <w:r>
        <w:t>Examine</w:t>
      </w:r>
      <w:r w:rsidR="00281F6B">
        <w:t xml:space="preserve"> </w:t>
      </w:r>
      <w:r>
        <w:t>the</w:t>
      </w:r>
      <w:r w:rsidR="00281F6B">
        <w:t xml:space="preserve"> </w:t>
      </w:r>
      <w:r>
        <w:t>differences</w:t>
      </w:r>
      <w:r w:rsidR="00281F6B">
        <w:t xml:space="preserve"> </w:t>
      </w:r>
      <w:r>
        <w:t>in</w:t>
      </w:r>
      <w:r w:rsidR="00281F6B">
        <w:t xml:space="preserve"> </w:t>
      </w:r>
      <w:r>
        <w:t>runtimes</w:t>
      </w:r>
      <w:r w:rsidR="00281F6B">
        <w:t xml:space="preserve"> </w:t>
      </w:r>
      <w:r>
        <w:t>with</w:t>
      </w:r>
      <w:r w:rsidR="00281F6B">
        <w:t xml:space="preserve"> </w:t>
      </w:r>
      <w:r>
        <w:t>Hyper-V:</w:t>
      </w:r>
    </w:p>
    <w:p w14:paraId="6614B286" w14:textId="1018864C" w:rsidR="0037666E" w:rsidRDefault="0037666E" w:rsidP="00A471B5">
      <w:pPr>
        <w:pStyle w:val="CodeWithinBulletsEndPACKT"/>
      </w:pPr>
      <w:r>
        <w:t>#</w:t>
      </w:r>
      <w:r w:rsidR="00281F6B">
        <w:t xml:space="preserve"> </w:t>
      </w: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with</w:t>
      </w:r>
      <w:r w:rsidR="00281F6B">
        <w:t xml:space="preserve"> </w:t>
      </w:r>
      <w:r>
        <w:t>no</w:t>
      </w:r>
      <w:r w:rsidR="00281F6B">
        <w:t xml:space="preserve"> </w:t>
      </w:r>
      <w:r>
        <w:t>isolation</w:t>
      </w:r>
    </w:p>
    <w:p w14:paraId="43119AE1" w14:textId="60909392" w:rsidR="0037666E" w:rsidRDefault="0037666E" w:rsidP="00A471B5">
      <w:pPr>
        <w:pStyle w:val="CodeWithinBulletsEndPACKT"/>
      </w:pPr>
      <w:r>
        <w:t>$S1</w:t>
      </w:r>
      <w:r w:rsidR="00281F6B">
        <w:t xml:space="preserve"> </w:t>
      </w:r>
      <w:r>
        <w:t>=</w:t>
      </w:r>
      <w:r w:rsidR="00281F6B">
        <w:t xml:space="preserve"> </w:t>
      </w:r>
      <w:r>
        <w:t>Get-Date</w:t>
      </w:r>
    </w:p>
    <w:p w14:paraId="156F83F4" w14:textId="17A9F821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run</w:t>
      </w:r>
      <w:r w:rsidR="00281F6B">
        <w:t xml:space="preserve"> </w:t>
      </w:r>
      <w:r>
        <w:t>hello-world</w:t>
      </w:r>
      <w:r w:rsidR="00281F6B">
        <w:t xml:space="preserve"> </w:t>
      </w:r>
      <w:r>
        <w:t>|</w:t>
      </w:r>
      <w:r w:rsidR="00281F6B">
        <w:t xml:space="preserve"> </w:t>
      </w:r>
      <w:r>
        <w:t>Out-Null</w:t>
      </w:r>
    </w:p>
    <w:p w14:paraId="7225F5CA" w14:textId="262B0C33" w:rsidR="0037666E" w:rsidRDefault="0037666E" w:rsidP="00A471B5">
      <w:pPr>
        <w:pStyle w:val="CodeWithinBulletsEndPACKT"/>
      </w:pPr>
      <w:r>
        <w:t>$E1</w:t>
      </w:r>
      <w:r w:rsidR="00281F6B">
        <w:t xml:space="preserve"> </w:t>
      </w:r>
      <w:r>
        <w:t>=</w:t>
      </w:r>
      <w:r w:rsidR="00281F6B">
        <w:t xml:space="preserve"> </w:t>
      </w:r>
      <w:r>
        <w:t>Get-Date</w:t>
      </w:r>
    </w:p>
    <w:p w14:paraId="35533188" w14:textId="71AF012A" w:rsidR="0037666E" w:rsidRDefault="0037666E" w:rsidP="00A471B5">
      <w:pPr>
        <w:pStyle w:val="CodeWithinBulletsEndPACKT"/>
      </w:pPr>
      <w:r>
        <w:t>$T1</w:t>
      </w:r>
      <w:r w:rsidR="00281F6B">
        <w:t xml:space="preserve"> </w:t>
      </w:r>
      <w:r>
        <w:t>=</w:t>
      </w:r>
      <w:r w:rsidR="00281F6B">
        <w:t xml:space="preserve"> </w:t>
      </w:r>
      <w:r>
        <w:t>($E1-$S1</w:t>
      </w:r>
      <w:proofErr w:type="gramStart"/>
      <w:r>
        <w:t>).</w:t>
      </w:r>
      <w:proofErr w:type="spellStart"/>
      <w:r>
        <w:t>TotalMilliseconds</w:t>
      </w:r>
      <w:proofErr w:type="spellEnd"/>
      <w:proofErr w:type="gramEnd"/>
    </w:p>
    <w:p w14:paraId="539FFEA7" w14:textId="2AB54296" w:rsidR="0037666E" w:rsidRDefault="0037666E" w:rsidP="00A471B5">
      <w:pPr>
        <w:pStyle w:val="CodeWithinBulletsEndPACKT"/>
      </w:pPr>
      <w:r>
        <w:lastRenderedPageBreak/>
        <w:t>#</w:t>
      </w:r>
      <w:r w:rsidR="00281F6B">
        <w:t xml:space="preserve"> </w:t>
      </w: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r>
        <w:t>same</w:t>
      </w:r>
      <w:r w:rsidR="00281F6B">
        <w:t xml:space="preserve"> </w:t>
      </w:r>
      <w:r>
        <w:t>container</w:t>
      </w:r>
      <w:r w:rsidR="00281F6B">
        <w:t xml:space="preserve"> </w:t>
      </w:r>
      <w:r>
        <w:t>with</w:t>
      </w:r>
      <w:r w:rsidR="00281F6B">
        <w:t xml:space="preserve"> </w:t>
      </w:r>
      <w:r>
        <w:t>isolation</w:t>
      </w:r>
    </w:p>
    <w:p w14:paraId="3BF93B1D" w14:textId="339C4EE0" w:rsidR="0037666E" w:rsidRDefault="0037666E" w:rsidP="00A471B5">
      <w:pPr>
        <w:pStyle w:val="CodeWithinBulletsEndPACKT"/>
      </w:pPr>
      <w:r>
        <w:t>$S2</w:t>
      </w:r>
      <w:r w:rsidR="00281F6B">
        <w:t xml:space="preserve"> </w:t>
      </w:r>
      <w:r>
        <w:t>=</w:t>
      </w:r>
      <w:r w:rsidR="00281F6B">
        <w:t xml:space="preserve"> </w:t>
      </w:r>
      <w:r>
        <w:t>Get-Date</w:t>
      </w:r>
    </w:p>
    <w:p w14:paraId="635D9755" w14:textId="209E372E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run</w:t>
      </w:r>
      <w:r w:rsidR="00281F6B">
        <w:t xml:space="preserve"> </w:t>
      </w:r>
      <w:r>
        <w:t>--isolation=</w:t>
      </w:r>
      <w:proofErr w:type="spellStart"/>
      <w:r>
        <w:t>hyperv</w:t>
      </w:r>
      <w:proofErr w:type="spellEnd"/>
      <w:r w:rsidR="00281F6B">
        <w:t xml:space="preserve"> </w:t>
      </w:r>
      <w:r>
        <w:t>hello-world</w:t>
      </w:r>
      <w:r w:rsidR="00281F6B">
        <w:t xml:space="preserve"> </w:t>
      </w:r>
      <w:r>
        <w:t>|</w:t>
      </w:r>
      <w:r w:rsidR="00281F6B">
        <w:t xml:space="preserve"> </w:t>
      </w:r>
      <w:r>
        <w:t>Out-Null</w:t>
      </w:r>
    </w:p>
    <w:p w14:paraId="188382E1" w14:textId="30085562" w:rsidR="0037666E" w:rsidRDefault="0037666E" w:rsidP="00A471B5">
      <w:pPr>
        <w:pStyle w:val="CodeWithinBulletsEndPACKT"/>
      </w:pPr>
      <w:r>
        <w:t>$E2</w:t>
      </w:r>
      <w:r w:rsidR="00281F6B">
        <w:t xml:space="preserve"> </w:t>
      </w:r>
      <w:r>
        <w:t>=</w:t>
      </w:r>
      <w:r w:rsidR="00281F6B">
        <w:t xml:space="preserve"> </w:t>
      </w:r>
      <w:r>
        <w:t>get-date</w:t>
      </w:r>
    </w:p>
    <w:p w14:paraId="0840B3E7" w14:textId="017E2656" w:rsidR="0037666E" w:rsidRDefault="0037666E" w:rsidP="00A471B5">
      <w:pPr>
        <w:pStyle w:val="CodeWithinBulletsEndPACKT"/>
      </w:pPr>
      <w:r>
        <w:t>$T2</w:t>
      </w:r>
      <w:r w:rsidR="00281F6B">
        <w:t xml:space="preserve"> </w:t>
      </w:r>
      <w:r>
        <w:t>=</w:t>
      </w:r>
      <w:r w:rsidR="00281F6B">
        <w:t xml:space="preserve"> </w:t>
      </w:r>
      <w:r>
        <w:t>($E2-$S2</w:t>
      </w:r>
      <w:proofErr w:type="gramStart"/>
      <w:r>
        <w:t>).</w:t>
      </w:r>
      <w:proofErr w:type="spellStart"/>
      <w:r>
        <w:t>TotalMilliseconds</w:t>
      </w:r>
      <w:proofErr w:type="spellEnd"/>
      <w:proofErr w:type="gramEnd"/>
    </w:p>
    <w:p w14:paraId="3542674E" w14:textId="48FD70E0" w:rsidR="0037666E" w:rsidRDefault="0037666E" w:rsidP="00A471B5">
      <w:pPr>
        <w:pStyle w:val="CodeWithinBulletsEndPACKT"/>
      </w:pPr>
      <w:r>
        <w:t>#</w:t>
      </w:r>
      <w:r w:rsidR="00281F6B">
        <w:t xml:space="preserve"> </w:t>
      </w:r>
      <w:r>
        <w:t>display</w:t>
      </w:r>
      <w:r w:rsidR="00281F6B">
        <w:t xml:space="preserve"> </w:t>
      </w:r>
      <w:r>
        <w:t>the</w:t>
      </w:r>
      <w:r w:rsidR="00281F6B">
        <w:t xml:space="preserve"> </w:t>
      </w:r>
      <w:r>
        <w:t>difference</w:t>
      </w:r>
    </w:p>
    <w:p w14:paraId="4F81F2A0" w14:textId="0A1D8731" w:rsidR="0037666E" w:rsidRDefault="0037666E" w:rsidP="00A471B5">
      <w:pPr>
        <w:pStyle w:val="CodeWithinBulletsEndPACKT"/>
      </w:pPr>
      <w:r>
        <w:t>"Without</w:t>
      </w:r>
      <w:r w:rsidR="00281F6B">
        <w:t xml:space="preserve"> </w:t>
      </w:r>
      <w:r>
        <w:t>isolation,</w:t>
      </w:r>
      <w:r w:rsidR="00281F6B">
        <w:t xml:space="preserve"> </w:t>
      </w:r>
      <w:proofErr w:type="gramStart"/>
      <w:r>
        <w:t>took</w:t>
      </w:r>
      <w:r w:rsidR="00281F6B">
        <w:t xml:space="preserve"> </w:t>
      </w:r>
      <w:r>
        <w:t>:</w:t>
      </w:r>
      <w:proofErr w:type="gramEnd"/>
      <w:r w:rsidR="00281F6B">
        <w:t xml:space="preserve"> </w:t>
      </w:r>
      <w:r>
        <w:t>$T1</w:t>
      </w:r>
      <w:r w:rsidR="00281F6B">
        <w:t xml:space="preserve"> </w:t>
      </w:r>
      <w:r>
        <w:t>milliseconds"</w:t>
      </w:r>
    </w:p>
    <w:p w14:paraId="4745D56B" w14:textId="4289D432" w:rsidR="0037666E" w:rsidRDefault="0037666E" w:rsidP="00A471B5">
      <w:pPr>
        <w:pStyle w:val="CodeWithinBulletsEndPACKT"/>
      </w:pPr>
      <w:r>
        <w:t>"With</w:t>
      </w:r>
      <w:r w:rsidR="00281F6B">
        <w:t xml:space="preserve"> </w:t>
      </w:r>
      <w:r>
        <w:t>isolation,</w:t>
      </w:r>
      <w:r w:rsidR="00281F6B">
        <w:t xml:space="preserve"> </w:t>
      </w:r>
      <w:r>
        <w:t>took</w:t>
      </w:r>
      <w:r w:rsidR="00281F6B">
        <w:t xml:space="preserve">  </w:t>
      </w:r>
      <w:proofErr w:type="gramStart"/>
      <w:r w:rsidR="00281F6B">
        <w:t xml:space="preserve">  </w:t>
      </w:r>
      <w:r>
        <w:t>:</w:t>
      </w:r>
      <w:proofErr w:type="gramEnd"/>
      <w:r w:rsidR="00281F6B">
        <w:t xml:space="preserve"> </w:t>
      </w:r>
      <w:r>
        <w:t>$T2</w:t>
      </w:r>
      <w:r w:rsidR="00281F6B">
        <w:t xml:space="preserve"> </w:t>
      </w:r>
      <w:r>
        <w:t>milliseconds"</w:t>
      </w:r>
    </w:p>
    <w:p w14:paraId="5D1935EC" w14:textId="1BA3F50F" w:rsidR="0037666E" w:rsidRDefault="0037666E" w:rsidP="00281F6B">
      <w:pPr>
        <w:pStyle w:val="NumberedBulletPACKT"/>
      </w:pPr>
      <w:r>
        <w:t>Remove</w:t>
      </w:r>
      <w:r w:rsidR="00281F6B">
        <w:t xml:space="preserve"> </w:t>
      </w:r>
      <w:r>
        <w:t>all</w:t>
      </w:r>
      <w:r w:rsidR="00281F6B">
        <w:t xml:space="preserve"> </w:t>
      </w:r>
      <w:r>
        <w:t>container</w:t>
      </w:r>
      <w:r w:rsidR="00281F6B">
        <w:t xml:space="preserve"> </w:t>
      </w:r>
      <w:r>
        <w:t>images:</w:t>
      </w:r>
    </w:p>
    <w:p w14:paraId="2B368696" w14:textId="576743DD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proofErr w:type="spellStart"/>
      <w:r>
        <w:t>rmi</w:t>
      </w:r>
      <w:proofErr w:type="spellEnd"/>
      <w:r w:rsidR="00281F6B">
        <w:t xml:space="preserve"> </w:t>
      </w:r>
      <w:r>
        <w:t>$(docker</w:t>
      </w:r>
      <w:r w:rsidR="00281F6B">
        <w:t xml:space="preserve"> </w:t>
      </w:r>
      <w:r>
        <w:t>images</w:t>
      </w:r>
      <w:r w:rsidR="00281F6B">
        <w:t xml:space="preserve"> </w:t>
      </w:r>
      <w:r>
        <w:t>-q)</w:t>
      </w:r>
      <w:r w:rsidR="00281F6B">
        <w:t xml:space="preserve"> </w:t>
      </w:r>
      <w:r>
        <w:t>-f</w:t>
      </w:r>
      <w:r w:rsidR="00281F6B">
        <w:t xml:space="preserve"> </w:t>
      </w:r>
      <w:r>
        <w:t>|</w:t>
      </w:r>
      <w:r w:rsidR="00281F6B">
        <w:t xml:space="preserve"> </w:t>
      </w:r>
      <w:r>
        <w:t>out-Null</w:t>
      </w:r>
    </w:p>
    <w:p w14:paraId="65D5F8E3" w14:textId="1E09571B" w:rsidR="0037666E" w:rsidRDefault="0037666E" w:rsidP="00281F6B">
      <w:pPr>
        <w:pStyle w:val="NumberedBulletPACKT"/>
      </w:pPr>
      <w:r>
        <w:t>View</w:t>
      </w:r>
      <w:r w:rsidR="00281F6B">
        <w:t xml:space="preserve"> </w:t>
      </w:r>
      <w:r>
        <w:t>the</w:t>
      </w:r>
      <w:r w:rsidR="00281F6B">
        <w:t xml:space="preserve"> </w:t>
      </w:r>
      <w:r>
        <w:t>remaining</w:t>
      </w:r>
      <w:r w:rsidR="00281F6B">
        <w:t xml:space="preserve"> </w:t>
      </w:r>
      <w:r>
        <w:t>images</w:t>
      </w:r>
      <w:r w:rsidR="00281F6B">
        <w:t xml:space="preserve"> </w:t>
      </w:r>
      <w:r>
        <w:t>and</w:t>
      </w:r>
      <w:r w:rsidR="00281F6B">
        <w:t xml:space="preserve"> </w:t>
      </w:r>
      <w:r>
        <w:t>verify</w:t>
      </w:r>
      <w:r w:rsidR="00281F6B">
        <w:t xml:space="preserve"> </w:t>
      </w:r>
      <w:r>
        <w:t>that</w:t>
      </w:r>
      <w:r w:rsidR="00281F6B">
        <w:t xml:space="preserve"> </w:t>
      </w:r>
      <w:r>
        <w:t>the</w:t>
      </w:r>
      <w:r w:rsidR="00281F6B">
        <w:t xml:space="preserve"> </w:t>
      </w:r>
      <w:r>
        <w:t>containers</w:t>
      </w:r>
      <w:r w:rsidR="00281F6B">
        <w:t xml:space="preserve"> </w:t>
      </w:r>
      <w:r>
        <w:t>have</w:t>
      </w:r>
      <w:r w:rsidR="00281F6B">
        <w:t xml:space="preserve"> </w:t>
      </w:r>
      <w:r>
        <w:t>been</w:t>
      </w:r>
      <w:r w:rsidR="00281F6B">
        <w:t xml:space="preserve"> </w:t>
      </w:r>
      <w:r>
        <w:t>removed:</w:t>
      </w:r>
    </w:p>
    <w:p w14:paraId="5CBA18D8" w14:textId="075ED406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image</w:t>
      </w:r>
      <w:r w:rsidR="00281F6B">
        <w:t xml:space="preserve"> </w:t>
      </w:r>
      <w:r>
        <w:t>ls</w:t>
      </w:r>
    </w:p>
    <w:p w14:paraId="6A580463" w14:textId="04E0B467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container</w:t>
      </w:r>
      <w:r w:rsidR="00281F6B">
        <w:t xml:space="preserve"> </w:t>
      </w:r>
      <w:r>
        <w:t>ls</w:t>
      </w:r>
    </w:p>
    <w:p w14:paraId="4DAD35B6" w14:textId="4AD7E745" w:rsidR="0037666E" w:rsidRPr="00A471B5" w:rsidRDefault="0037666E" w:rsidP="00A471B5">
      <w:pPr>
        <w:pStyle w:val="Heading2"/>
      </w:pPr>
      <w:r w:rsidRPr="00A471B5">
        <w:t>How</w:t>
      </w:r>
      <w:r w:rsidR="00281F6B">
        <w:t xml:space="preserve"> </w:t>
      </w:r>
      <w:r w:rsidRPr="00A471B5">
        <w:t>it</w:t>
      </w:r>
      <w:r w:rsidR="00281F6B">
        <w:t xml:space="preserve"> </w:t>
      </w:r>
      <w:r w:rsidRPr="00A471B5">
        <w:t>works...</w:t>
      </w:r>
    </w:p>
    <w:p w14:paraId="08F2689A" w14:textId="64513239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1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search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registry</w:t>
      </w:r>
      <w:r w:rsidR="00281F6B">
        <w:t xml:space="preserve"> </w:t>
      </w:r>
      <w:r>
        <w:t>for</w:t>
      </w:r>
      <w:r w:rsidR="00281F6B">
        <w:t xml:space="preserve"> </w:t>
      </w:r>
      <w:r w:rsidRPr="00A471B5">
        <w:rPr>
          <w:rStyle w:val="CodeInTextPACKT"/>
        </w:rPr>
        <w:t>hello-world</w:t>
      </w:r>
      <w:r w:rsidR="00281F6B">
        <w:t xml:space="preserve"> </w:t>
      </w:r>
      <w:r>
        <w:t>images,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56A39B7C" w14:textId="503E6AE6" w:rsidR="0037666E" w:rsidRDefault="0037666E" w:rsidP="00281F6B">
      <w:pPr>
        <w:pStyle w:val="FigurePACKT"/>
      </w:pPr>
      <w:r>
        <w:rPr>
          <w:noProof/>
        </w:rPr>
        <w:drawing>
          <wp:inline distT="0" distB="0" distL="0" distR="0" wp14:anchorId="22098271" wp14:editId="49F4D28E">
            <wp:extent cx="5943600" cy="2543810"/>
            <wp:effectExtent l="0" t="0" r="0" b="8890"/>
            <wp:docPr id="22" name="Picture 22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BF15" w14:textId="1428E11C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2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pull</w:t>
      </w:r>
      <w:r w:rsidR="00281F6B">
        <w:t xml:space="preserve"> </w:t>
      </w:r>
      <w:r>
        <w:t>the</w:t>
      </w:r>
      <w:r w:rsidR="00281F6B">
        <w:t xml:space="preserve"> </w:t>
      </w:r>
      <w:r>
        <w:t>official</w:t>
      </w:r>
      <w:r w:rsidR="00281F6B">
        <w:t xml:space="preserve"> </w:t>
      </w:r>
      <w:r>
        <w:t>Docker</w:t>
      </w:r>
      <w:r w:rsidR="00281F6B">
        <w:t xml:space="preserve"> </w:t>
      </w:r>
      <w:r w:rsidRPr="00A471B5">
        <w:rPr>
          <w:rStyle w:val="CodeInTextPACKT"/>
        </w:rPr>
        <w:t>hello-world</w:t>
      </w:r>
      <w:r w:rsidR="00281F6B">
        <w:t xml:space="preserve"> </w:t>
      </w:r>
      <w:r>
        <w:t>image</w:t>
      </w:r>
      <w:r w:rsidR="00281F6B">
        <w:t xml:space="preserve"> </w:t>
      </w:r>
      <w:r>
        <w:t>and</w:t>
      </w:r>
      <w:r w:rsidR="00281F6B">
        <w:t xml:space="preserve"> </w:t>
      </w:r>
      <w:r>
        <w:t>download</w:t>
      </w:r>
      <w:r w:rsidR="00281F6B">
        <w:t xml:space="preserve"> </w:t>
      </w:r>
      <w:r>
        <w:t>it</w:t>
      </w:r>
      <w:r w:rsidR="00281F6B">
        <w:t xml:space="preserve"> </w:t>
      </w:r>
      <w:r>
        <w:t>to</w:t>
      </w:r>
      <w:r w:rsidR="00281F6B">
        <w:t xml:space="preserve"> </w:t>
      </w:r>
      <w:r>
        <w:t>your</w:t>
      </w:r>
      <w:r w:rsidR="00281F6B">
        <w:t xml:space="preserve"> </w:t>
      </w:r>
      <w:r>
        <w:t>container</w:t>
      </w:r>
      <w:r w:rsidR="00281F6B">
        <w:t xml:space="preserve"> </w:t>
      </w:r>
      <w:r>
        <w:t>host,</w:t>
      </w:r>
      <w:r w:rsidR="00281F6B">
        <w:t xml:space="preserve"> </w:t>
      </w:r>
      <w:r>
        <w:t>which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14FF7D12" w14:textId="7632BE35" w:rsidR="0037666E" w:rsidRDefault="0037666E" w:rsidP="00281F6B">
      <w:pPr>
        <w:pStyle w:val="FigurePACKT"/>
      </w:pPr>
      <w:r>
        <w:rPr>
          <w:noProof/>
        </w:rPr>
        <w:drawing>
          <wp:inline distT="0" distB="0" distL="0" distR="0" wp14:anchorId="61DDF374" wp14:editId="71A8DCFD">
            <wp:extent cx="5943600" cy="711835"/>
            <wp:effectExtent l="0" t="0" r="0" b="0"/>
            <wp:docPr id="21" name="Picture 21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D95B" w14:textId="7F92E19D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3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use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docker</w:t>
      </w:r>
      <w:r w:rsidR="00281F6B">
        <w:t xml:space="preserve"> </w:t>
      </w:r>
      <w:r>
        <w:t>command</w:t>
      </w:r>
      <w:r w:rsidR="00281F6B">
        <w:t xml:space="preserve"> </w:t>
      </w:r>
      <w:r>
        <w:t>to</w:t>
      </w:r>
      <w:r w:rsidR="00281F6B">
        <w:t xml:space="preserve"> </w:t>
      </w:r>
      <w:r>
        <w:t>list</w:t>
      </w:r>
      <w:r w:rsidR="00281F6B">
        <w:t xml:space="preserve"> </w:t>
      </w:r>
      <w:r>
        <w:t>the</w:t>
      </w:r>
      <w:r w:rsidR="00281F6B">
        <w:t xml:space="preserve"> </w:t>
      </w:r>
      <w:r>
        <w:t>images</w:t>
      </w:r>
      <w:r w:rsidR="00281F6B">
        <w:t xml:space="preserve"> </w:t>
      </w:r>
      <w:r>
        <w:t>on</w:t>
      </w:r>
      <w:r w:rsidR="00281F6B">
        <w:t xml:space="preserve"> </w:t>
      </w:r>
      <w:r w:rsidRPr="00A471B5">
        <w:rPr>
          <w:rStyle w:val="CodeInTextPACKT"/>
        </w:rPr>
        <w:t>CH1</w:t>
      </w:r>
      <w:r>
        <w:t>,</w:t>
      </w:r>
      <w:r w:rsidR="00281F6B">
        <w:t xml:space="preserve"> </w:t>
      </w:r>
      <w:r>
        <w:t>which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19384C48" w14:textId="7CD2191A" w:rsidR="0037666E" w:rsidRDefault="0037666E" w:rsidP="00281F6B">
      <w:pPr>
        <w:pStyle w:val="FigurePACKT"/>
      </w:pPr>
      <w:r>
        <w:rPr>
          <w:noProof/>
        </w:rPr>
        <w:lastRenderedPageBreak/>
        <w:drawing>
          <wp:inline distT="0" distB="0" distL="0" distR="0" wp14:anchorId="1AD19125" wp14:editId="5CE5F418">
            <wp:extent cx="5486400" cy="792480"/>
            <wp:effectExtent l="0" t="0" r="0" b="7620"/>
            <wp:docPr id="20" name="Picture 20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1FEE" w14:textId="7E5F4853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4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 w:rsidRPr="00A471B5">
        <w:rPr>
          <w:rStyle w:val="CodeInTextPACKT"/>
        </w:rPr>
        <w:t>hello-world</w:t>
      </w:r>
      <w:r w:rsidR="00281F6B">
        <w:t xml:space="preserve"> </w:t>
      </w:r>
      <w:r>
        <w:t>image,</w:t>
      </w:r>
      <w:r w:rsidR="00281F6B">
        <w:t xml:space="preserve"> </w:t>
      </w:r>
      <w:r>
        <w:t>which</w:t>
      </w:r>
      <w:r w:rsidR="00281F6B">
        <w:t xml:space="preserve"> </w:t>
      </w:r>
      <w:r>
        <w:t>produces</w:t>
      </w:r>
      <w:r w:rsidR="00281F6B">
        <w:t xml:space="preserve"> </w:t>
      </w:r>
      <w:r>
        <w:t>the</w:t>
      </w:r>
      <w:r w:rsidR="00281F6B">
        <w:t xml:space="preserve"> </w:t>
      </w:r>
      <w:r>
        <w:t>following</w:t>
      </w:r>
      <w:r w:rsidR="00281F6B">
        <w:t xml:space="preserve"> </w:t>
      </w:r>
      <w:r>
        <w:t>output:</w:t>
      </w:r>
    </w:p>
    <w:p w14:paraId="017CA2AA" w14:textId="5453888F" w:rsidR="0037666E" w:rsidRDefault="0037666E" w:rsidP="00281F6B">
      <w:pPr>
        <w:pStyle w:val="FigurePACKT"/>
      </w:pPr>
      <w:r>
        <w:rPr>
          <w:noProof/>
        </w:rPr>
        <w:drawing>
          <wp:inline distT="0" distB="0" distL="0" distR="0" wp14:anchorId="74B9F069" wp14:editId="54B23978">
            <wp:extent cx="5943600" cy="3149600"/>
            <wp:effectExtent l="0" t="0" r="0" b="0"/>
            <wp:docPr id="19" name="Picture 19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905E3" w14:textId="3C93E7A6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5</w:t>
      </w:r>
      <w:r>
        <w:t>,</w:t>
      </w:r>
      <w:r w:rsidR="00281F6B">
        <w:t xml:space="preserve"> </w:t>
      </w:r>
      <w:r>
        <w:t>your</w:t>
      </w:r>
      <w:r w:rsidR="00281F6B">
        <w:t xml:space="preserve"> </w:t>
      </w:r>
      <w:r>
        <w:t>search</w:t>
      </w:r>
      <w:r w:rsidR="00281F6B">
        <w:t xml:space="preserve"> </w:t>
      </w:r>
      <w:r>
        <w:t>for</w:t>
      </w:r>
      <w:r w:rsidR="00281F6B">
        <w:t xml:space="preserve"> </w:t>
      </w:r>
      <w:r>
        <w:t>Microsoft</w:t>
      </w:r>
      <w:r w:rsidR="00281F6B">
        <w:t xml:space="preserve"> </w:t>
      </w:r>
      <w:r>
        <w:t>images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online</w:t>
      </w:r>
      <w:r w:rsidR="00281F6B">
        <w:t xml:space="preserve"> </w:t>
      </w:r>
      <w:r>
        <w:t>Docker</w:t>
      </w:r>
      <w:r w:rsidR="00281F6B">
        <w:t xml:space="preserve"> </w:t>
      </w:r>
      <w:r>
        <w:t>registry,</w:t>
      </w:r>
      <w:r w:rsidR="00281F6B">
        <w:t xml:space="preserve"> </w:t>
      </w:r>
      <w:r>
        <w:t>which</w:t>
      </w:r>
      <w:r w:rsidR="00281F6B">
        <w:t xml:space="preserve"> </w:t>
      </w:r>
      <w:r>
        <w:t>produces</w:t>
      </w:r>
      <w:r w:rsidR="00281F6B">
        <w:t xml:space="preserve"> </w:t>
      </w:r>
      <w:r>
        <w:t>output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2EE39CCD" w14:textId="6FB85D24" w:rsidR="0037666E" w:rsidRDefault="0037666E" w:rsidP="00281F6B">
      <w:pPr>
        <w:pStyle w:val="FigurePACKT"/>
      </w:pPr>
      <w:r>
        <w:rPr>
          <w:noProof/>
        </w:rPr>
        <w:drawing>
          <wp:inline distT="0" distB="0" distL="0" distR="0" wp14:anchorId="1C48E049" wp14:editId="4710EF47">
            <wp:extent cx="5943600" cy="2662555"/>
            <wp:effectExtent l="0" t="0" r="0" b="4445"/>
            <wp:docPr id="18" name="Picture 18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2073" w14:textId="66C9F025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6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download</w:t>
      </w:r>
      <w:r w:rsidR="00281F6B">
        <w:t xml:space="preserve"> </w:t>
      </w:r>
      <w:r>
        <w:t>another</w:t>
      </w:r>
      <w:r w:rsidR="00281F6B">
        <w:t xml:space="preserve"> </w:t>
      </w:r>
      <w:r>
        <w:t>base</w:t>
      </w:r>
      <w:r w:rsidR="00281F6B">
        <w:t xml:space="preserve"> </w:t>
      </w:r>
      <w:r>
        <w:t>image</w:t>
      </w:r>
      <w:r w:rsidR="00281F6B">
        <w:t xml:space="preserve"> </w:t>
      </w:r>
      <w:r>
        <w:t>from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registry</w:t>
      </w:r>
      <w:r w:rsidR="00281F6B">
        <w:t xml:space="preserve"> </w:t>
      </w:r>
      <w:r>
        <w:t>with</w:t>
      </w:r>
      <w:r w:rsidR="00281F6B">
        <w:t xml:space="preserve"> </w:t>
      </w:r>
      <w:r>
        <w:t>output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2C00D846" w14:textId="3F57D826" w:rsidR="0037666E" w:rsidRDefault="0037666E" w:rsidP="00281F6B">
      <w:pPr>
        <w:pStyle w:val="FigurePACKT"/>
      </w:pPr>
      <w:r>
        <w:rPr>
          <w:noProof/>
        </w:rPr>
        <w:lastRenderedPageBreak/>
        <w:drawing>
          <wp:inline distT="0" distB="0" distL="0" distR="0" wp14:anchorId="32D118FA" wp14:editId="1F87FF3F">
            <wp:extent cx="5943600" cy="673735"/>
            <wp:effectExtent l="0" t="0" r="0" b="0"/>
            <wp:docPr id="17" name="Picture 17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B44C" w14:textId="4157C631" w:rsidR="0037666E" w:rsidRDefault="0037666E" w:rsidP="00C27BEE">
      <w:pPr>
        <w:pStyle w:val="NormalPACKT"/>
      </w:pPr>
      <w:r w:rsidRPr="00C27BEE">
        <w:t>In</w:t>
      </w:r>
      <w:r w:rsidR="00281F6B" w:rsidRPr="00C27BEE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7</w:t>
      </w:r>
      <w:r w:rsidRPr="00C27BEE">
        <w:t>,</w:t>
      </w:r>
      <w:r w:rsidR="00281F6B" w:rsidRPr="00C27BEE">
        <w:t xml:space="preserve"> </w:t>
      </w:r>
      <w:r w:rsidRPr="00C27BEE">
        <w:t>you</w:t>
      </w:r>
      <w:r w:rsidR="00281F6B" w:rsidRPr="00C27BEE">
        <w:t xml:space="preserve"> </w:t>
      </w:r>
      <w:r w:rsidRPr="00C27BEE">
        <w:t>run</w:t>
      </w:r>
      <w:r w:rsidR="00281F6B" w:rsidRPr="00C27BEE">
        <w:t xml:space="preserve"> </w:t>
      </w:r>
      <w:r w:rsidRPr="00C27BEE">
        <w:t>the</w:t>
      </w:r>
      <w:r w:rsidR="00281F6B" w:rsidRPr="00C27BEE">
        <w:t xml:space="preserve"> </w:t>
      </w:r>
      <w:r w:rsidRPr="00A471B5">
        <w:rPr>
          <w:rStyle w:val="CodeInTextPACKT"/>
        </w:rPr>
        <w:t>nanoserver:1809</w:t>
      </w:r>
      <w:r w:rsidR="00281F6B">
        <w:t xml:space="preserve"> </w:t>
      </w:r>
      <w:r>
        <w:t>image,</w:t>
      </w:r>
      <w:r w:rsidR="00281F6B">
        <w:t xml:space="preserve"> </w:t>
      </w:r>
      <w:r>
        <w:t>which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39928A4C" w14:textId="29B0EBF7" w:rsidR="0037666E" w:rsidRDefault="0037666E" w:rsidP="00281F6B">
      <w:pPr>
        <w:pStyle w:val="FigurePACKT"/>
      </w:pPr>
      <w:r>
        <w:rPr>
          <w:noProof/>
        </w:rPr>
        <w:drawing>
          <wp:inline distT="0" distB="0" distL="0" distR="0" wp14:anchorId="1AB7FB1A" wp14:editId="51CFBDCB">
            <wp:extent cx="5943600" cy="700405"/>
            <wp:effectExtent l="0" t="0" r="0" b="4445"/>
            <wp:docPr id="16" name="Picture 16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5269" w14:textId="298E4985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8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look</w:t>
      </w:r>
      <w:r w:rsidR="00281F6B">
        <w:t xml:space="preserve"> </w:t>
      </w:r>
      <w:r>
        <w:t>at</w:t>
      </w:r>
      <w:r w:rsidR="00281F6B">
        <w:t xml:space="preserve"> </w:t>
      </w:r>
      <w:r>
        <w:t>the</w:t>
      </w:r>
      <w:r w:rsidR="00281F6B">
        <w:t xml:space="preserve"> </w:t>
      </w:r>
      <w:r>
        <w:t>images</w:t>
      </w:r>
      <w:r w:rsidR="00281F6B">
        <w:t xml:space="preserve"> </w:t>
      </w:r>
      <w:r>
        <w:t>you</w:t>
      </w:r>
      <w:r w:rsidR="00281F6B">
        <w:t xml:space="preserve"> </w:t>
      </w:r>
      <w:r>
        <w:t>have</w:t>
      </w:r>
      <w:r w:rsidR="00281F6B">
        <w:t xml:space="preserve"> </w:t>
      </w:r>
      <w:r>
        <w:t>downloaded</w:t>
      </w:r>
      <w:r w:rsidR="00281F6B">
        <w:t xml:space="preserve"> </w:t>
      </w:r>
      <w:r>
        <w:t>so</w:t>
      </w:r>
      <w:r w:rsidR="00281F6B">
        <w:t xml:space="preserve"> </w:t>
      </w:r>
      <w:r>
        <w:t>far,</w:t>
      </w:r>
      <w:r w:rsidR="00281F6B">
        <w:t xml:space="preserve"> </w:t>
      </w:r>
      <w:r>
        <w:t>which</w:t>
      </w:r>
      <w:r w:rsidR="00281F6B">
        <w:t xml:space="preserve"> </w:t>
      </w:r>
      <w:r>
        <w:t>now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63F666F3" w14:textId="7F5AD460" w:rsidR="0037666E" w:rsidRDefault="0037666E" w:rsidP="00281F6B">
      <w:pPr>
        <w:pStyle w:val="FigurePACKT"/>
      </w:pPr>
      <w:r>
        <w:rPr>
          <w:noProof/>
        </w:rPr>
        <w:drawing>
          <wp:inline distT="0" distB="0" distL="0" distR="0" wp14:anchorId="1F28C47A" wp14:editId="410531F8">
            <wp:extent cx="5943600" cy="898525"/>
            <wp:effectExtent l="0" t="0" r="0" b="0"/>
            <wp:docPr id="15" name="Picture 15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6C30" w14:textId="43498231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9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use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docker</w:t>
      </w:r>
      <w:r w:rsidR="00281F6B">
        <w:rPr>
          <w:rStyle w:val="CodeInTextPACKT"/>
        </w:rPr>
        <w:t xml:space="preserve"> </w:t>
      </w:r>
      <w:r w:rsidRPr="00A471B5">
        <w:rPr>
          <w:rStyle w:val="CodeInTextPACKT"/>
        </w:rPr>
        <w:t>inspect</w:t>
      </w:r>
      <w:r w:rsidR="00281F6B">
        <w:t xml:space="preserve"> </w:t>
      </w:r>
      <w:r>
        <w:t>command</w:t>
      </w:r>
      <w:r w:rsidR="00281F6B">
        <w:t xml:space="preserve"> </w:t>
      </w:r>
      <w:r>
        <w:t>to</w:t>
      </w:r>
      <w:r w:rsidR="00281F6B">
        <w:t xml:space="preserve"> </w:t>
      </w:r>
      <w:r>
        <w:t>get</w:t>
      </w:r>
      <w:r w:rsidR="00281F6B">
        <w:t xml:space="preserve"> </w:t>
      </w:r>
      <w:r>
        <w:t>more</w:t>
      </w:r>
      <w:r w:rsidR="00281F6B">
        <w:t xml:space="preserve"> </w:t>
      </w:r>
      <w:r>
        <w:t>information</w:t>
      </w:r>
      <w:r w:rsidR="00281F6B">
        <w:t xml:space="preserve"> </w:t>
      </w:r>
      <w:r>
        <w:t>about</w:t>
      </w:r>
      <w:r w:rsidR="00281F6B">
        <w:t xml:space="preserve"> </w:t>
      </w:r>
      <w:r>
        <w:t>the</w:t>
      </w:r>
      <w:r w:rsidR="00281F6B">
        <w:t xml:space="preserve"> </w:t>
      </w:r>
      <w:proofErr w:type="spellStart"/>
      <w:r w:rsidRPr="00A471B5">
        <w:rPr>
          <w:rStyle w:val="CodeInTextPACKT"/>
        </w:rPr>
        <w:t>nanoserver</w:t>
      </w:r>
      <w:proofErr w:type="spellEnd"/>
      <w:r w:rsidR="00281F6B">
        <w:t xml:space="preserve"> </w:t>
      </w:r>
      <w:r>
        <w:t>image,</w:t>
      </w:r>
      <w:r w:rsidR="00281F6B">
        <w:t xml:space="preserve"> </w:t>
      </w:r>
      <w:r>
        <w:t>which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4FBB6D90" w14:textId="10885457" w:rsidR="0037666E" w:rsidRDefault="0037666E" w:rsidP="00281F6B">
      <w:pPr>
        <w:pStyle w:val="FigurePACKT"/>
      </w:pPr>
      <w:r>
        <w:rPr>
          <w:noProof/>
        </w:rPr>
        <w:lastRenderedPageBreak/>
        <w:drawing>
          <wp:inline distT="0" distB="0" distL="0" distR="0" wp14:anchorId="7A06405A" wp14:editId="73549FEE">
            <wp:extent cx="5943600" cy="4612005"/>
            <wp:effectExtent l="0" t="0" r="0" b="0"/>
            <wp:docPr id="14" name="Picture 14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1E87" w14:textId="07D1CEE8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10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download</w:t>
      </w:r>
      <w:r w:rsidR="00281F6B">
        <w:t xml:space="preserve"> </w:t>
      </w:r>
      <w:r>
        <w:t>and</w:t>
      </w:r>
      <w:r w:rsidR="00281F6B">
        <w:t xml:space="preserve"> </w:t>
      </w:r>
      <w:r>
        <w:t>run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  <w:r w:rsidR="00281F6B">
        <w:t xml:space="preserve"> </w:t>
      </w:r>
      <w:r>
        <w:t>that</w:t>
      </w:r>
      <w:r w:rsidR="00281F6B">
        <w:t xml:space="preserve"> </w:t>
      </w:r>
      <w:r>
        <w:t>needs</w:t>
      </w:r>
      <w:r w:rsidR="00281F6B">
        <w:t xml:space="preserve"> </w:t>
      </w:r>
      <w:r>
        <w:t>isolation,</w:t>
      </w:r>
      <w:r w:rsidR="00281F6B">
        <w:t xml:space="preserve"> </w:t>
      </w:r>
      <w:r>
        <w:t>which</w:t>
      </w:r>
      <w:r w:rsidR="00281F6B">
        <w:t xml:space="preserve"> </w:t>
      </w:r>
      <w:r>
        <w:t>generates</w:t>
      </w:r>
      <w:r w:rsidR="00281F6B">
        <w:t xml:space="preserve"> </w:t>
      </w:r>
      <w:r>
        <w:t>a</w:t>
      </w:r>
      <w:r w:rsidR="00281F6B">
        <w:t xml:space="preserve"> </w:t>
      </w:r>
      <w:r>
        <w:t>Docker</w:t>
      </w:r>
      <w:r w:rsidR="00281F6B">
        <w:t xml:space="preserve"> </w:t>
      </w:r>
      <w:r>
        <w:t>error,</w:t>
      </w:r>
      <w:r w:rsidR="00281F6B">
        <w:t xml:space="preserve"> </w:t>
      </w:r>
      <w:r>
        <w:t>as</w:t>
      </w:r>
      <w:r w:rsidR="00281F6B">
        <w:t xml:space="preserve"> </w:t>
      </w:r>
      <w:r>
        <w:t>follows:</w:t>
      </w:r>
    </w:p>
    <w:p w14:paraId="630B0C7D" w14:textId="22E2EFCD" w:rsidR="0037666E" w:rsidRDefault="0037666E" w:rsidP="00281F6B">
      <w:pPr>
        <w:pStyle w:val="FigurePACKT"/>
      </w:pPr>
      <w:r>
        <w:rPr>
          <w:noProof/>
        </w:rPr>
        <w:lastRenderedPageBreak/>
        <w:drawing>
          <wp:inline distT="0" distB="0" distL="0" distR="0" wp14:anchorId="5CDFBA33" wp14:editId="7848FB70">
            <wp:extent cx="5943600" cy="3493770"/>
            <wp:effectExtent l="0" t="0" r="0" b="0"/>
            <wp:docPr id="13" name="Picture 13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B0362" w14:textId="3DCF6D82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11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run</w:t>
      </w:r>
      <w:r w:rsidR="00281F6B">
        <w:t xml:space="preserve"> </w:t>
      </w:r>
      <w:r>
        <w:t>this</w:t>
      </w:r>
      <w:r w:rsidR="00281F6B">
        <w:t xml:space="preserve"> </w:t>
      </w:r>
      <w:r>
        <w:t>same</w:t>
      </w:r>
      <w:r w:rsidR="00281F6B">
        <w:t xml:space="preserve"> </w:t>
      </w:r>
      <w:r>
        <w:t>image,</w:t>
      </w:r>
      <w:r w:rsidR="00281F6B">
        <w:t xml:space="preserve"> </w:t>
      </w:r>
      <w:r>
        <w:t>but</w:t>
      </w:r>
      <w:r w:rsidR="00281F6B">
        <w:t xml:space="preserve"> </w:t>
      </w:r>
      <w:r>
        <w:t>this</w:t>
      </w:r>
      <w:r w:rsidR="00281F6B">
        <w:t xml:space="preserve"> </w:t>
      </w:r>
      <w:r>
        <w:t>time</w:t>
      </w:r>
      <w:r w:rsidR="00281F6B">
        <w:t xml:space="preserve"> </w:t>
      </w:r>
      <w:r>
        <w:t>using</w:t>
      </w:r>
      <w:r w:rsidR="00281F6B">
        <w:t xml:space="preserve"> </w:t>
      </w:r>
      <w:r>
        <w:t>Hyper-V</w:t>
      </w:r>
      <w:r w:rsidR="00281F6B">
        <w:t xml:space="preserve"> </w:t>
      </w:r>
      <w:r>
        <w:t>isolation.</w:t>
      </w:r>
      <w:r w:rsidR="00281F6B">
        <w:t xml:space="preserve"> </w:t>
      </w:r>
      <w:r>
        <w:t>The</w:t>
      </w:r>
      <w:r w:rsidR="00281F6B">
        <w:t xml:space="preserve"> </w:t>
      </w:r>
      <w:r>
        <w:t>results</w:t>
      </w:r>
      <w:r w:rsidR="00281F6B">
        <w:t xml:space="preserve"> </w:t>
      </w:r>
      <w:r>
        <w:t>are</w:t>
      </w:r>
      <w:r w:rsidR="00281F6B">
        <w:t xml:space="preserve"> </w:t>
      </w:r>
      <w:r>
        <w:t>more</w:t>
      </w:r>
      <w:r w:rsidR="00281F6B">
        <w:t xml:space="preserve"> </w:t>
      </w:r>
      <w:r>
        <w:t>like</w:t>
      </w:r>
      <w:r w:rsidR="00281F6B">
        <w:t xml:space="preserve"> </w:t>
      </w:r>
      <w:r>
        <w:t>what</w:t>
      </w:r>
      <w:r w:rsidR="00281F6B">
        <w:t xml:space="preserve"> </w:t>
      </w:r>
      <w:r>
        <w:t>you</w:t>
      </w:r>
      <w:r w:rsidR="00281F6B">
        <w:t xml:space="preserve"> </w:t>
      </w:r>
      <w:r>
        <w:t>might</w:t>
      </w:r>
      <w:r w:rsidR="00281F6B">
        <w:t xml:space="preserve"> </w:t>
      </w:r>
      <w:r>
        <w:t>expect,</w:t>
      </w:r>
      <w:r w:rsidR="00281F6B">
        <w:t xml:space="preserve"> </w:t>
      </w:r>
      <w:r>
        <w:t>as</w:t>
      </w:r>
      <w:r w:rsidR="00281F6B">
        <w:t xml:space="preserve"> </w:t>
      </w:r>
      <w:r>
        <w:t>shown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following</w:t>
      </w:r>
      <w:r w:rsidR="00281F6B">
        <w:t xml:space="preserve"> </w:t>
      </w:r>
      <w:r>
        <w:t>screenshot:</w:t>
      </w:r>
    </w:p>
    <w:p w14:paraId="07ED96A1" w14:textId="275E2E14" w:rsidR="0037666E" w:rsidRDefault="0037666E" w:rsidP="00281F6B">
      <w:pPr>
        <w:pStyle w:val="FigurePACKT"/>
      </w:pPr>
      <w:r>
        <w:rPr>
          <w:noProof/>
        </w:rPr>
        <w:drawing>
          <wp:inline distT="0" distB="0" distL="0" distR="0" wp14:anchorId="0DF719F6" wp14:editId="1C3138D6">
            <wp:extent cx="5943600" cy="1202690"/>
            <wp:effectExtent l="0" t="0" r="0" b="0"/>
            <wp:docPr id="12" name="Picture 12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51AA" w14:textId="38850328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12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examine</w:t>
      </w:r>
      <w:r w:rsidR="00281F6B">
        <w:t xml:space="preserve"> </w:t>
      </w:r>
      <w:r>
        <w:t>the</w:t>
      </w:r>
      <w:r w:rsidR="00281F6B">
        <w:t xml:space="preserve"> </w:t>
      </w:r>
      <w:r>
        <w:t>performance</w:t>
      </w:r>
      <w:r w:rsidR="00281F6B">
        <w:t xml:space="preserve"> </w:t>
      </w:r>
      <w:r>
        <w:t>impact</w:t>
      </w:r>
      <w:r w:rsidR="00281F6B">
        <w:t xml:space="preserve"> </w:t>
      </w:r>
      <w:r>
        <w:t>of</w:t>
      </w:r>
      <w:r w:rsidR="00281F6B">
        <w:t xml:space="preserve"> </w:t>
      </w:r>
      <w:r>
        <w:t>using</w:t>
      </w:r>
      <w:r w:rsidR="00281F6B">
        <w:t xml:space="preserve"> </w:t>
      </w:r>
      <w:r>
        <w:t>Hyper-V</w:t>
      </w:r>
      <w:r w:rsidR="00281F6B">
        <w:t xml:space="preserve"> </w:t>
      </w:r>
      <w:r>
        <w:t>isolation,</w:t>
      </w:r>
      <w:r w:rsidR="00281F6B">
        <w:t xml:space="preserve"> </w:t>
      </w:r>
      <w:r>
        <w:t>which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7A21C2EB" w14:textId="023095BD" w:rsidR="0037666E" w:rsidRDefault="0037666E" w:rsidP="00281F6B">
      <w:pPr>
        <w:pStyle w:val="FigurePACKT"/>
      </w:pPr>
      <w:r>
        <w:rPr>
          <w:noProof/>
        </w:rPr>
        <w:lastRenderedPageBreak/>
        <w:drawing>
          <wp:inline distT="0" distB="0" distL="0" distR="0" wp14:anchorId="5BABA744" wp14:editId="544BFCDD">
            <wp:extent cx="5943600" cy="2799080"/>
            <wp:effectExtent l="0" t="0" r="0" b="1270"/>
            <wp:docPr id="11" name="Picture 11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9B3E" w14:textId="4F83FBBD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13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remove</w:t>
      </w:r>
      <w:r w:rsidR="00281F6B">
        <w:t xml:space="preserve"> </w:t>
      </w:r>
      <w:r>
        <w:t>all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images</w:t>
      </w:r>
      <w:r w:rsidR="00281F6B">
        <w:t xml:space="preserve"> </w:t>
      </w:r>
      <w:r>
        <w:t>on</w:t>
      </w:r>
      <w:r w:rsidR="00281F6B">
        <w:t xml:space="preserve"> </w:t>
      </w:r>
      <w:r w:rsidRPr="00A471B5">
        <w:rPr>
          <w:rStyle w:val="CodeInTextPACKT"/>
        </w:rPr>
        <w:t>CH1</w:t>
      </w:r>
      <w:r>
        <w:t>,</w:t>
      </w:r>
      <w:r w:rsidR="00281F6B">
        <w:t xml:space="preserve"> </w:t>
      </w:r>
      <w:r>
        <w:t>which</w:t>
      </w:r>
      <w:r w:rsidR="00281F6B">
        <w:t xml:space="preserve"> </w:t>
      </w:r>
      <w:r>
        <w:t>produces</w:t>
      </w:r>
      <w:r w:rsidR="00281F6B">
        <w:t xml:space="preserve"> </w:t>
      </w:r>
      <w:r>
        <w:t>no</w:t>
      </w:r>
      <w:r w:rsidR="00281F6B">
        <w:t xml:space="preserve"> </w:t>
      </w:r>
      <w:r>
        <w:t>output.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14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list</w:t>
      </w:r>
      <w:r w:rsidR="00281F6B">
        <w:t xml:space="preserve"> </w:t>
      </w:r>
      <w:r>
        <w:t>the</w:t>
      </w:r>
      <w:r w:rsidR="00281F6B">
        <w:t xml:space="preserve"> </w:t>
      </w:r>
      <w:r>
        <w:t>current</w:t>
      </w:r>
      <w:r w:rsidR="00281F6B">
        <w:t xml:space="preserve"> </w:t>
      </w:r>
      <w:r>
        <w:t>images</w:t>
      </w:r>
      <w:r w:rsidR="00281F6B">
        <w:t xml:space="preserve"> </w:t>
      </w:r>
      <w:r>
        <w:t>and</w:t>
      </w:r>
      <w:r w:rsidR="00281F6B">
        <w:t xml:space="preserve"> </w:t>
      </w:r>
      <w:r>
        <w:t>containers</w:t>
      </w:r>
      <w:r w:rsidR="00281F6B">
        <w:t xml:space="preserve"> </w:t>
      </w:r>
      <w:r>
        <w:t>on</w:t>
      </w:r>
      <w:r w:rsidR="00281F6B">
        <w:t xml:space="preserve"> </w:t>
      </w:r>
      <w:r w:rsidRPr="00A471B5">
        <w:rPr>
          <w:rStyle w:val="CodeInTextPACKT"/>
        </w:rPr>
        <w:t>CH1</w:t>
      </w:r>
      <w:r>
        <w:t>,</w:t>
      </w:r>
      <w:r w:rsidR="00281F6B">
        <w:t xml:space="preserve"> </w:t>
      </w:r>
      <w:r>
        <w:t>which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2F338CB1" w14:textId="07D658A5" w:rsidR="0037666E" w:rsidRDefault="0037666E" w:rsidP="00281F6B">
      <w:pPr>
        <w:pStyle w:val="FigurePACKT"/>
      </w:pPr>
      <w:r>
        <w:rPr>
          <w:noProof/>
        </w:rPr>
        <w:drawing>
          <wp:inline distT="0" distB="0" distL="0" distR="0" wp14:anchorId="633CBEAE" wp14:editId="34DC708B">
            <wp:extent cx="5943600" cy="1135380"/>
            <wp:effectExtent l="0" t="0" r="0" b="7620"/>
            <wp:docPr id="10" name="Picture 10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1CD1" w14:textId="3A80642E" w:rsidR="0037666E" w:rsidRPr="00A471B5" w:rsidRDefault="0037666E" w:rsidP="00A471B5">
      <w:pPr>
        <w:pStyle w:val="Heading2"/>
      </w:pPr>
      <w:r w:rsidRPr="00A471B5">
        <w:t>There's</w:t>
      </w:r>
      <w:r w:rsidR="00281F6B">
        <w:t xml:space="preserve"> </w:t>
      </w:r>
      <w:r w:rsidRPr="00A471B5">
        <w:t>more...</w:t>
      </w:r>
    </w:p>
    <w:p w14:paraId="5DC378CF" w14:textId="2B9D52EE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4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hello-world</w:t>
      </w:r>
      <w:r w:rsidR="00281F6B">
        <w:t xml:space="preserve"> </w:t>
      </w:r>
      <w:r>
        <w:t>container</w:t>
      </w:r>
      <w:r w:rsidR="00281F6B">
        <w:t xml:space="preserve"> </w:t>
      </w:r>
      <w:r>
        <w:t>you</w:t>
      </w:r>
      <w:r w:rsidR="00281F6B">
        <w:t xml:space="preserve"> </w:t>
      </w:r>
      <w:r>
        <w:t>downloaded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2</w:t>
      </w:r>
      <w:r>
        <w:t>.</w:t>
      </w:r>
      <w:r w:rsidR="00281F6B">
        <w:t xml:space="preserve"> </w:t>
      </w:r>
      <w:r>
        <w:t>This</w:t>
      </w:r>
      <w:r w:rsidR="00281F6B">
        <w:t xml:space="preserve"> </w:t>
      </w:r>
      <w:r>
        <w:t>container</w:t>
      </w:r>
      <w:r w:rsidR="00281F6B">
        <w:t xml:space="preserve"> </w:t>
      </w:r>
      <w:r>
        <w:t>prints</w:t>
      </w:r>
      <w:r w:rsidR="00281F6B">
        <w:t xml:space="preserve"> </w:t>
      </w:r>
      <w:r>
        <w:t>out</w:t>
      </w:r>
      <w:r w:rsidR="00281F6B">
        <w:t xml:space="preserve"> </w:t>
      </w:r>
      <w:r>
        <w:t>some</w:t>
      </w:r>
      <w:r w:rsidR="00281F6B">
        <w:t xml:space="preserve"> </w:t>
      </w:r>
      <w:r>
        <w:t>text,</w:t>
      </w:r>
      <w:r w:rsidR="00281F6B">
        <w:t xml:space="preserve"> </w:t>
      </w:r>
      <w:r>
        <w:t>then</w:t>
      </w:r>
      <w:r w:rsidR="00281F6B">
        <w:t xml:space="preserve"> </w:t>
      </w:r>
      <w:r>
        <w:t>exits.</w:t>
      </w:r>
      <w:r w:rsidR="00281F6B">
        <w:t xml:space="preserve"> </w:t>
      </w:r>
      <w:r>
        <w:t>This</w:t>
      </w:r>
      <w:r w:rsidR="00281F6B">
        <w:t xml:space="preserve"> </w:t>
      </w:r>
      <w:r>
        <w:t>is</w:t>
      </w:r>
      <w:r w:rsidR="00281F6B">
        <w:t xml:space="preserve"> </w:t>
      </w:r>
      <w:r>
        <w:t>a</w:t>
      </w:r>
      <w:r w:rsidR="00281F6B">
        <w:t xml:space="preserve"> </w:t>
      </w:r>
      <w:r>
        <w:t>great</w:t>
      </w:r>
      <w:r w:rsidR="00281F6B">
        <w:t xml:space="preserve"> </w:t>
      </w:r>
      <w:r>
        <w:t>demonstration</w:t>
      </w:r>
      <w:r w:rsidR="00281F6B">
        <w:t xml:space="preserve"> </w:t>
      </w:r>
      <w:r>
        <w:t>that</w:t>
      </w:r>
      <w:r w:rsidR="00281F6B">
        <w:t xml:space="preserve"> </w:t>
      </w:r>
      <w:r>
        <w:t>your</w:t>
      </w:r>
      <w:r w:rsidR="00281F6B">
        <w:t xml:space="preserve"> </w:t>
      </w:r>
      <w:r>
        <w:t>container</w:t>
      </w:r>
      <w:r w:rsidR="00281F6B">
        <w:t xml:space="preserve"> </w:t>
      </w:r>
      <w:r>
        <w:t>host</w:t>
      </w:r>
      <w:r w:rsidR="00281F6B">
        <w:t xml:space="preserve"> </w:t>
      </w:r>
      <w:r>
        <w:t>is</w:t>
      </w:r>
      <w:r w:rsidR="00281F6B">
        <w:t xml:space="preserve"> </w:t>
      </w:r>
      <w:r>
        <w:t>up,</w:t>
      </w:r>
      <w:r w:rsidR="00281F6B">
        <w:t xml:space="preserve"> </w:t>
      </w:r>
      <w:r>
        <w:t>running,</w:t>
      </w:r>
      <w:r w:rsidR="00281F6B">
        <w:t xml:space="preserve"> </w:t>
      </w:r>
      <w:r>
        <w:t>and</w:t>
      </w:r>
      <w:r w:rsidR="00281F6B">
        <w:t xml:space="preserve"> </w:t>
      </w:r>
      <w:r>
        <w:t>able</w:t>
      </w:r>
      <w:r w:rsidR="00281F6B">
        <w:t xml:space="preserve"> </w:t>
      </w:r>
      <w:r>
        <w:t>to</w:t>
      </w:r>
      <w:r w:rsidR="00281F6B">
        <w:t xml:space="preserve"> </w:t>
      </w:r>
      <w:r>
        <w:t>host</w:t>
      </w:r>
      <w:r w:rsidR="00281F6B">
        <w:t xml:space="preserve"> </w:t>
      </w:r>
      <w:r>
        <w:t>containers.</w:t>
      </w:r>
    </w:p>
    <w:p w14:paraId="2EFE72D8" w14:textId="30A043F6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7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download</w:t>
      </w:r>
      <w:r w:rsidR="00281F6B">
        <w:t xml:space="preserve"> </w:t>
      </w:r>
      <w:r>
        <w:t>the</w:t>
      </w:r>
      <w:r w:rsidR="00281F6B">
        <w:t xml:space="preserve"> </w:t>
      </w:r>
      <w:proofErr w:type="spellStart"/>
      <w:r>
        <w:t>nanoserver</w:t>
      </w:r>
      <w:proofErr w:type="spellEnd"/>
      <w:r w:rsidR="00281F6B">
        <w:t xml:space="preserve"> </w:t>
      </w:r>
      <w:r>
        <w:t>image.</w:t>
      </w:r>
      <w:r w:rsidR="00281F6B">
        <w:t xml:space="preserve"> </w:t>
      </w:r>
      <w:r>
        <w:t>By</w:t>
      </w:r>
      <w:r w:rsidR="00281F6B">
        <w:t xml:space="preserve"> </w:t>
      </w:r>
      <w:r>
        <w:t>using</w:t>
      </w:r>
      <w:r w:rsidR="00281F6B">
        <w:t xml:space="preserve"> </w:t>
      </w:r>
      <w:r>
        <w:t>the</w:t>
      </w:r>
      <w:r w:rsidR="00281F6B">
        <w:t xml:space="preserve"> </w:t>
      </w:r>
      <w:r>
        <w:t>:1809</w:t>
      </w:r>
      <w:r w:rsidR="00281F6B">
        <w:t xml:space="preserve"> </w:t>
      </w:r>
      <w:r>
        <w:t>tag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image</w:t>
      </w:r>
      <w:r w:rsidR="00281F6B">
        <w:t xml:space="preserve"> </w:t>
      </w:r>
      <w:r>
        <w:t>name,</w:t>
      </w:r>
      <w:r w:rsidR="00281F6B">
        <w:t xml:space="preserve"> </w:t>
      </w:r>
      <w:r>
        <w:t>you</w:t>
      </w:r>
      <w:r w:rsidR="00281F6B">
        <w:t xml:space="preserve"> </w:t>
      </w:r>
      <w:r>
        <w:t>ensure</w:t>
      </w:r>
      <w:r w:rsidR="00281F6B">
        <w:t xml:space="preserve"> </w:t>
      </w:r>
      <w:r>
        <w:t>that</w:t>
      </w:r>
      <w:r w:rsidR="00281F6B">
        <w:t xml:space="preserve"> </w:t>
      </w:r>
      <w:r>
        <w:t>docker.exe</w:t>
      </w:r>
      <w:r w:rsidR="00281F6B">
        <w:t xml:space="preserve"> </w:t>
      </w:r>
      <w:r>
        <w:t>downloads</w:t>
      </w:r>
      <w:r w:rsidR="00281F6B">
        <w:t xml:space="preserve"> </w:t>
      </w:r>
      <w:r>
        <w:t>an</w:t>
      </w:r>
      <w:r w:rsidR="00281F6B">
        <w:t xml:space="preserve"> </w:t>
      </w:r>
      <w:r>
        <w:t>image</w:t>
      </w:r>
      <w:r w:rsidR="00281F6B">
        <w:t xml:space="preserve"> </w:t>
      </w:r>
      <w:r>
        <w:t>which</w:t>
      </w:r>
      <w:r w:rsidR="00281F6B">
        <w:t xml:space="preserve"> </w:t>
      </w:r>
      <w:r>
        <w:t>corresponds</w:t>
      </w:r>
      <w:r w:rsidR="00281F6B">
        <w:t xml:space="preserve"> </w:t>
      </w:r>
      <w:r>
        <w:t>to</w:t>
      </w:r>
      <w:r w:rsidR="00281F6B">
        <w:t xml:space="preserve"> </w:t>
      </w:r>
      <w:r>
        <w:t>the</w:t>
      </w:r>
      <w:r w:rsidR="00281F6B">
        <w:t xml:space="preserve"> </w:t>
      </w:r>
      <w:r>
        <w:t>kernel</w:t>
      </w:r>
      <w:r w:rsidR="00281F6B">
        <w:t xml:space="preserve"> </w:t>
      </w:r>
      <w:r>
        <w:t>in</w:t>
      </w:r>
      <w:r w:rsidR="00281F6B">
        <w:t xml:space="preserve"> </w:t>
      </w:r>
      <w:r>
        <w:t>Windows</w:t>
      </w:r>
      <w:r w:rsidR="00281F6B">
        <w:t xml:space="preserve"> </w:t>
      </w:r>
      <w:r>
        <w:t>Server</w:t>
      </w:r>
      <w:r w:rsidR="00281F6B">
        <w:t xml:space="preserve"> </w:t>
      </w:r>
      <w:r>
        <w:t>2019</w:t>
      </w:r>
      <w:r w:rsidR="00281F6B">
        <w:t xml:space="preserve"> </w:t>
      </w:r>
      <w:r>
        <w:t>(and</w:t>
      </w:r>
      <w:r w:rsidR="00281F6B">
        <w:t xml:space="preserve"> </w:t>
      </w:r>
      <w:r>
        <w:t>Windows</w:t>
      </w:r>
      <w:r w:rsidR="00281F6B">
        <w:t xml:space="preserve"> </w:t>
      </w:r>
      <w:r>
        <w:t>10</w:t>
      </w:r>
      <w:r w:rsidR="00281F6B">
        <w:t xml:space="preserve"> </w:t>
      </w:r>
      <w:r>
        <w:t>1809).</w:t>
      </w:r>
    </w:p>
    <w:p w14:paraId="7288938B" w14:textId="305C9CDA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9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use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docker</w:t>
      </w:r>
      <w:r w:rsidR="00281F6B">
        <w:rPr>
          <w:rStyle w:val="CodeInTextPACKT"/>
        </w:rPr>
        <w:t xml:space="preserve"> </w:t>
      </w:r>
      <w:r w:rsidRPr="00A471B5">
        <w:rPr>
          <w:rStyle w:val="CodeInTextPACKT"/>
        </w:rPr>
        <w:t>image</w:t>
      </w:r>
      <w:r w:rsidR="00281F6B">
        <w:t xml:space="preserve"> </w:t>
      </w:r>
      <w:r>
        <w:t>command</w:t>
      </w:r>
      <w:r w:rsidR="00281F6B">
        <w:t xml:space="preserve"> </w:t>
      </w:r>
      <w:r>
        <w:t>to</w:t>
      </w:r>
      <w:r w:rsidR="00281F6B">
        <w:t xml:space="preserve"> </w:t>
      </w:r>
      <w:r>
        <w:t>get</w:t>
      </w:r>
      <w:r w:rsidR="00281F6B">
        <w:t xml:space="preserve"> </w:t>
      </w:r>
      <w:r>
        <w:t>all</w:t>
      </w:r>
      <w:r w:rsidR="00281F6B">
        <w:t xml:space="preserve"> </w:t>
      </w:r>
      <w:r>
        <w:t>the</w:t>
      </w:r>
      <w:r w:rsidR="00281F6B">
        <w:t xml:space="preserve"> </w:t>
      </w:r>
      <w:r>
        <w:t>images</w:t>
      </w:r>
      <w:r w:rsidR="00281F6B">
        <w:t xml:space="preserve"> </w:t>
      </w:r>
      <w:r>
        <w:t>on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host</w:t>
      </w:r>
      <w:r w:rsidR="00281F6B">
        <w:t xml:space="preserve"> </w:t>
      </w:r>
      <w:r>
        <w:t>(</w:t>
      </w:r>
      <w:r w:rsidRPr="00A471B5">
        <w:rPr>
          <w:rStyle w:val="CodeInTextPACKT"/>
        </w:rPr>
        <w:t>CH1</w:t>
      </w:r>
      <w:r>
        <w:t>).</w:t>
      </w:r>
      <w:r w:rsidR="00281F6B">
        <w:t xml:space="preserve"> </w:t>
      </w:r>
      <w:r w:rsidRPr="00A471B5">
        <w:rPr>
          <w:rStyle w:val="CodeInTextPACKT"/>
        </w:rPr>
        <w:t>Docker.exe</w:t>
      </w:r>
      <w:r w:rsidR="00281F6B">
        <w:t xml:space="preserve"> </w:t>
      </w:r>
      <w:r>
        <w:t>returns</w:t>
      </w:r>
      <w:r w:rsidR="00281F6B">
        <w:t xml:space="preserve"> </w:t>
      </w:r>
      <w:r>
        <w:t>the</w:t>
      </w:r>
      <w:r w:rsidR="00281F6B">
        <w:t xml:space="preserve"> </w:t>
      </w:r>
      <w:r>
        <w:t>images</w:t>
      </w:r>
      <w:r w:rsidR="00281F6B">
        <w:t xml:space="preserve"> </w:t>
      </w:r>
      <w:r>
        <w:t>on</w:t>
      </w:r>
      <w:r w:rsidR="00281F6B">
        <w:t xml:space="preserve"> </w:t>
      </w:r>
      <w:r>
        <w:t>the</w:t>
      </w:r>
      <w:r w:rsidR="00281F6B">
        <w:t xml:space="preserve"> </w:t>
      </w:r>
      <w:r>
        <w:t>system</w:t>
      </w:r>
      <w:r w:rsidR="00281F6B">
        <w:t xml:space="preserve"> </w:t>
      </w:r>
      <w:r>
        <w:t>as</w:t>
      </w:r>
      <w:r w:rsidR="00281F6B">
        <w:t xml:space="preserve"> </w:t>
      </w:r>
      <w:r>
        <w:t>an</w:t>
      </w:r>
      <w:r w:rsidR="00281F6B">
        <w:t xml:space="preserve"> </w:t>
      </w:r>
      <w:r>
        <w:t>array</w:t>
      </w:r>
      <w:r w:rsidR="00281F6B">
        <w:t xml:space="preserve"> </w:t>
      </w:r>
      <w:r>
        <w:t>of</w:t>
      </w:r>
      <w:r w:rsidR="00281F6B">
        <w:t xml:space="preserve"> </w:t>
      </w:r>
      <w:r>
        <w:t>strings</w:t>
      </w:r>
      <w:r w:rsidR="00281F6B">
        <w:t xml:space="preserve"> </w:t>
      </w:r>
      <w:r>
        <w:t>(that</w:t>
      </w:r>
      <w:r w:rsidR="00281F6B">
        <w:t xml:space="preserve"> </w:t>
      </w:r>
      <w:r>
        <w:t>is,</w:t>
      </w:r>
      <w:r w:rsidR="00281F6B">
        <w:t xml:space="preserve"> </w:t>
      </w:r>
      <w:r w:rsidRPr="00231C74">
        <w:rPr>
          <w:rStyle w:val="KeyWordPACKT"/>
        </w:rPr>
        <w:t>not</w:t>
      </w:r>
      <w:r w:rsidR="00281F6B">
        <w:t xml:space="preserve"> </w:t>
      </w:r>
      <w:r>
        <w:t>objects!).</w:t>
      </w:r>
      <w:r w:rsidR="00281F6B">
        <w:t xml:space="preserve"> </w:t>
      </w:r>
      <w:r>
        <w:t>The</w:t>
      </w:r>
      <w:r w:rsidR="00281F6B">
        <w:t xml:space="preserve"> </w:t>
      </w:r>
      <w:r>
        <w:t>first</w:t>
      </w:r>
      <w:r w:rsidR="00281F6B">
        <w:t xml:space="preserve"> </w:t>
      </w:r>
      <w:r>
        <w:t>(</w:t>
      </w:r>
      <w:r w:rsidRPr="00A471B5">
        <w:rPr>
          <w:rStyle w:val="CodeInTextPACKT"/>
        </w:rPr>
        <w:t>$</w:t>
      </w:r>
      <w:proofErr w:type="gramStart"/>
      <w:r w:rsidRPr="00A471B5">
        <w:rPr>
          <w:rStyle w:val="CodeInTextPACKT"/>
        </w:rPr>
        <w:t>Images[</w:t>
      </w:r>
      <w:proofErr w:type="gramEnd"/>
      <w:r w:rsidRPr="00A471B5">
        <w:rPr>
          <w:rStyle w:val="CodeInTextPACKT"/>
        </w:rPr>
        <w:t>0]</w:t>
      </w:r>
      <w:r>
        <w:t>)</w:t>
      </w:r>
      <w:r w:rsidR="00281F6B">
        <w:t xml:space="preserve"> </w:t>
      </w:r>
      <w:r>
        <w:t>entry</w:t>
      </w:r>
      <w:r w:rsidR="00281F6B">
        <w:t xml:space="preserve"> </w:t>
      </w:r>
      <w:r>
        <w:t>is</w:t>
      </w:r>
      <w:r w:rsidR="00281F6B">
        <w:t xml:space="preserve"> </w:t>
      </w:r>
      <w:r>
        <w:t>a</w:t>
      </w:r>
      <w:r w:rsidR="00281F6B">
        <w:t xml:space="preserve"> </w:t>
      </w:r>
      <w:r>
        <w:t>string</w:t>
      </w:r>
      <w:r w:rsidR="00281F6B">
        <w:t xml:space="preserve"> </w:t>
      </w:r>
      <w:r>
        <w:t>of</w:t>
      </w:r>
      <w:r w:rsidR="00281F6B">
        <w:t xml:space="preserve"> </w:t>
      </w:r>
      <w:r>
        <w:t>the</w:t>
      </w:r>
      <w:r w:rsidR="00281F6B">
        <w:t xml:space="preserve"> </w:t>
      </w:r>
      <w:r>
        <w:t>line</w:t>
      </w:r>
      <w:r w:rsidR="00281F6B">
        <w:t xml:space="preserve"> </w:t>
      </w:r>
      <w:r>
        <w:t>of</w:t>
      </w:r>
      <w:r w:rsidR="00281F6B">
        <w:t xml:space="preserve"> </w:t>
      </w:r>
      <w:r>
        <w:t>column</w:t>
      </w:r>
      <w:r w:rsidR="00281F6B">
        <w:t xml:space="preserve"> </w:t>
      </w:r>
      <w:r>
        <w:t>headers.</w:t>
      </w:r>
      <w:r w:rsidR="00281F6B">
        <w:t xml:space="preserve"> </w:t>
      </w:r>
      <w:r>
        <w:t>The</w:t>
      </w:r>
      <w:r w:rsidR="00281F6B">
        <w:t xml:space="preserve"> </w:t>
      </w:r>
      <w:r>
        <w:t>next</w:t>
      </w:r>
      <w:r w:rsidR="00281F6B">
        <w:t xml:space="preserve"> </w:t>
      </w:r>
      <w:r>
        <w:t>two</w:t>
      </w:r>
      <w:r w:rsidR="00281F6B">
        <w:t xml:space="preserve"> </w:t>
      </w:r>
      <w:r>
        <w:t>entries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$Images</w:t>
      </w:r>
      <w:r w:rsidR="00281F6B">
        <w:t xml:space="preserve"> </w:t>
      </w:r>
      <w:r>
        <w:t>array</w:t>
      </w:r>
      <w:r w:rsidR="00281F6B">
        <w:t xml:space="preserve"> </w:t>
      </w:r>
      <w:r>
        <w:t>relate</w:t>
      </w:r>
      <w:r w:rsidR="00281F6B">
        <w:t xml:space="preserve"> </w:t>
      </w:r>
      <w:r>
        <w:t>to</w:t>
      </w:r>
      <w:r w:rsidR="00281F6B">
        <w:t xml:space="preserve"> </w:t>
      </w:r>
      <w:r>
        <w:t>the</w:t>
      </w:r>
      <w:r w:rsidR="00281F6B">
        <w:t xml:space="preserve"> </w:t>
      </w:r>
      <w:proofErr w:type="spellStart"/>
      <w:r w:rsidRPr="00A471B5">
        <w:rPr>
          <w:rStyle w:val="CodeInTextPACKT"/>
        </w:rPr>
        <w:t>nanoserver</w:t>
      </w:r>
      <w:proofErr w:type="spellEnd"/>
      <w:r w:rsidR="00281F6B">
        <w:t xml:space="preserve"> </w:t>
      </w:r>
      <w:r>
        <w:t>and</w:t>
      </w:r>
      <w:r w:rsidR="00281F6B">
        <w:t xml:space="preserve"> </w:t>
      </w:r>
      <w:r w:rsidRPr="00A471B5">
        <w:rPr>
          <w:rStyle w:val="CodeInTextPACKT"/>
        </w:rPr>
        <w:t>hello-world</w:t>
      </w:r>
      <w:r w:rsidR="00281F6B">
        <w:rPr>
          <w:rStyle w:val="CodeInTextPACKT"/>
        </w:rPr>
        <w:t xml:space="preserve"> </w:t>
      </w:r>
      <w:r>
        <w:t>images,</w:t>
      </w:r>
      <w:r w:rsidR="00281F6B">
        <w:t xml:space="preserve"> </w:t>
      </w:r>
      <w:r>
        <w:t>respectively.</w:t>
      </w:r>
      <w:r w:rsidR="00281F6B">
        <w:t xml:space="preserve"> </w:t>
      </w:r>
      <w:r>
        <w:t>You</w:t>
      </w:r>
      <w:r w:rsidR="00281F6B">
        <w:t xml:space="preserve"> </w:t>
      </w:r>
      <w:r>
        <w:t>create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$Image</w:t>
      </w:r>
      <w:r w:rsidR="00281F6B">
        <w:t xml:space="preserve"> </w:t>
      </w:r>
      <w:r>
        <w:t>value</w:t>
      </w:r>
      <w:r w:rsidR="00281F6B">
        <w:t xml:space="preserve"> </w:t>
      </w:r>
      <w:r>
        <w:t>by</w:t>
      </w:r>
      <w:r w:rsidR="00281F6B">
        <w:t xml:space="preserve"> </w:t>
      </w:r>
      <w:r>
        <w:t>using</w:t>
      </w:r>
      <w:r w:rsidR="00281F6B">
        <w:t xml:space="preserve"> </w:t>
      </w:r>
      <w:r>
        <w:t>a</w:t>
      </w:r>
      <w:r w:rsidR="00281F6B">
        <w:t xml:space="preserve"> </w:t>
      </w:r>
      <w:r>
        <w:t>regular</w:t>
      </w:r>
      <w:r w:rsidR="00281F6B">
        <w:t xml:space="preserve"> </w:t>
      </w:r>
      <w:r>
        <w:t>expression</w:t>
      </w:r>
      <w:r w:rsidR="00281F6B">
        <w:t xml:space="preserve"> </w:t>
      </w:r>
      <w:r>
        <w:t>to</w:t>
      </w:r>
      <w:r w:rsidR="00281F6B">
        <w:t xml:space="preserve"> </w:t>
      </w:r>
      <w:r>
        <w:t>pull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image</w:t>
      </w:r>
      <w:r w:rsidR="00281F6B">
        <w:t xml:space="preserve"> </w:t>
      </w:r>
      <w:r>
        <w:t>name</w:t>
      </w:r>
      <w:r w:rsidR="00281F6B">
        <w:t xml:space="preserve"> </w:t>
      </w:r>
      <w:r>
        <w:t>from</w:t>
      </w:r>
      <w:r w:rsidR="00281F6B">
        <w:t xml:space="preserve"> </w:t>
      </w:r>
      <w:r>
        <w:t>the</w:t>
      </w:r>
      <w:r w:rsidR="00281F6B">
        <w:t xml:space="preserve"> </w:t>
      </w:r>
      <w:r>
        <w:t>string</w:t>
      </w:r>
      <w:r w:rsidR="00281F6B">
        <w:t xml:space="preserve"> </w:t>
      </w:r>
      <w:r>
        <w:t>returned</w:t>
      </w:r>
      <w:r w:rsidR="00281F6B">
        <w:t xml:space="preserve"> </w:t>
      </w:r>
      <w:r>
        <w:t>by</w:t>
      </w:r>
      <w:r w:rsidR="00281F6B">
        <w:t xml:space="preserve"> </w:t>
      </w:r>
      <w:r w:rsidRPr="00A471B5">
        <w:rPr>
          <w:rStyle w:val="CodeInTextPACKT"/>
        </w:rPr>
        <w:t>docker</w:t>
      </w:r>
      <w:r>
        <w:t>.</w:t>
      </w:r>
      <w:r w:rsidR="00281F6B">
        <w:t xml:space="preserve"> </w:t>
      </w:r>
      <w:r>
        <w:t>Those</w:t>
      </w:r>
      <w:r w:rsidR="00281F6B">
        <w:t xml:space="preserve"> </w:t>
      </w:r>
      <w:r>
        <w:t>more</w:t>
      </w:r>
      <w:r w:rsidR="00281F6B">
        <w:t xml:space="preserve"> </w:t>
      </w:r>
      <w:r>
        <w:t>experienced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dark</w:t>
      </w:r>
      <w:r w:rsidR="00281F6B">
        <w:t xml:space="preserve"> </w:t>
      </w:r>
      <w:r>
        <w:t>arts</w:t>
      </w:r>
      <w:r w:rsidR="00281F6B">
        <w:t xml:space="preserve"> </w:t>
      </w:r>
      <w:r>
        <w:t>of</w:t>
      </w:r>
      <w:r w:rsidR="00281F6B">
        <w:t xml:space="preserve"> </w:t>
      </w:r>
      <w:r>
        <w:t>regular</w:t>
      </w:r>
      <w:r w:rsidR="00281F6B">
        <w:t xml:space="preserve"> </w:t>
      </w:r>
      <w:r>
        <w:t>expressions</w:t>
      </w:r>
      <w:r w:rsidR="00281F6B">
        <w:t xml:space="preserve"> </w:t>
      </w:r>
      <w:r>
        <w:t>could</w:t>
      </w:r>
      <w:r w:rsidR="00281F6B">
        <w:t xml:space="preserve"> </w:t>
      </w:r>
      <w:r>
        <w:t>no</w:t>
      </w:r>
      <w:r w:rsidR="00281F6B">
        <w:t xml:space="preserve"> </w:t>
      </w:r>
      <w:r>
        <w:t>doubt</w:t>
      </w:r>
      <w:r w:rsidR="00281F6B">
        <w:t xml:space="preserve"> </w:t>
      </w:r>
      <w:r>
        <w:t>improve</w:t>
      </w:r>
      <w:r w:rsidR="00281F6B">
        <w:t xml:space="preserve"> </w:t>
      </w:r>
      <w:r>
        <w:t>this</w:t>
      </w:r>
      <w:r w:rsidR="00281F6B">
        <w:t xml:space="preserve"> </w:t>
      </w:r>
      <w:r>
        <w:t>step.</w:t>
      </w:r>
    </w:p>
    <w:p w14:paraId="7C913BD8" w14:textId="5EB3F17F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10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download</w:t>
      </w:r>
      <w:r w:rsidR="00281F6B">
        <w:t xml:space="preserve"> </w:t>
      </w:r>
      <w:r>
        <w:t>and</w:t>
      </w:r>
      <w:r w:rsidR="00281F6B">
        <w:t xml:space="preserve"> </w:t>
      </w:r>
      <w:r>
        <w:t>attempt</w:t>
      </w:r>
      <w:r w:rsidR="00281F6B">
        <w:t xml:space="preserve"> </w:t>
      </w:r>
      <w:r>
        <w:t>to</w:t>
      </w:r>
      <w:r w:rsidR="00281F6B">
        <w:t xml:space="preserve"> </w:t>
      </w:r>
      <w:r>
        <w:t>run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  <w:r w:rsidR="00281F6B">
        <w:t xml:space="preserve"> </w:t>
      </w:r>
      <w:r>
        <w:t>whose</w:t>
      </w:r>
      <w:r w:rsidR="00281F6B">
        <w:t xml:space="preserve"> </w:t>
      </w:r>
      <w:r>
        <w:t>built-in</w:t>
      </w:r>
      <w:r w:rsidR="00281F6B">
        <w:t xml:space="preserve"> </w:t>
      </w:r>
      <w:r>
        <w:t>base</w:t>
      </w:r>
      <w:r w:rsidR="00281F6B">
        <w:t xml:space="preserve"> </w:t>
      </w:r>
      <w:r>
        <w:t>OS</w:t>
      </w:r>
      <w:r w:rsidR="00281F6B">
        <w:t xml:space="preserve"> </w:t>
      </w:r>
      <w:r>
        <w:t>is</w:t>
      </w:r>
      <w:r w:rsidR="00281F6B">
        <w:t xml:space="preserve"> </w:t>
      </w:r>
      <w:r>
        <w:t>a</w:t>
      </w:r>
      <w:r w:rsidR="00281F6B">
        <w:t xml:space="preserve"> </w:t>
      </w:r>
      <w:r>
        <w:t>different</w:t>
      </w:r>
      <w:r w:rsidR="00281F6B">
        <w:t xml:space="preserve"> </w:t>
      </w:r>
      <w:r>
        <w:t>version</w:t>
      </w:r>
      <w:r w:rsidR="00281F6B">
        <w:t xml:space="preserve"> </w:t>
      </w:r>
      <w:r>
        <w:t>to</w:t>
      </w:r>
      <w:r w:rsidR="00281F6B">
        <w:t xml:space="preserve"> </w:t>
      </w:r>
      <w:r>
        <w:t>the</w:t>
      </w:r>
      <w:r w:rsidR="00281F6B">
        <w:t xml:space="preserve"> </w:t>
      </w:r>
      <w:r>
        <w:t>OS</w:t>
      </w:r>
      <w:r w:rsidR="00281F6B">
        <w:t xml:space="preserve"> </w:t>
      </w:r>
      <w:r>
        <w:t>running</w:t>
      </w:r>
      <w:r w:rsidR="00281F6B">
        <w:t xml:space="preserve"> </w:t>
      </w:r>
      <w:r>
        <w:t>on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host</w:t>
      </w:r>
      <w:r w:rsidR="00281F6B">
        <w:t xml:space="preserve"> </w:t>
      </w:r>
      <w:r>
        <w:t>(</w:t>
      </w:r>
      <w:r w:rsidRPr="00A471B5">
        <w:rPr>
          <w:rStyle w:val="CodeInTextPACKT"/>
        </w:rPr>
        <w:t>CH1</w:t>
      </w:r>
      <w:r>
        <w:t>).</w:t>
      </w:r>
      <w:r w:rsidR="00281F6B">
        <w:t xml:space="preserve"> </w:t>
      </w:r>
      <w:r>
        <w:t>This</w:t>
      </w:r>
      <w:r w:rsidR="00281F6B">
        <w:t xml:space="preserve"> </w:t>
      </w:r>
      <w:r>
        <w:t>is</w:t>
      </w:r>
      <w:r w:rsidR="00281F6B">
        <w:t xml:space="preserve"> </w:t>
      </w:r>
      <w:r>
        <w:t>to</w:t>
      </w:r>
      <w:r w:rsidR="00281F6B">
        <w:t xml:space="preserve"> </w:t>
      </w:r>
      <w:r>
        <w:t>be</w:t>
      </w:r>
      <w:r w:rsidR="00281F6B">
        <w:t xml:space="preserve"> </w:t>
      </w:r>
      <w:r>
        <w:t>expected,</w:t>
      </w:r>
      <w:r w:rsidR="00281F6B">
        <w:t xml:space="preserve"> </w:t>
      </w:r>
      <w:r>
        <w:t>and</w:t>
      </w:r>
      <w:r w:rsidR="00281F6B">
        <w:t xml:space="preserve"> </w:t>
      </w:r>
      <w:r>
        <w:t>you</w:t>
      </w:r>
      <w:r w:rsidR="00281F6B">
        <w:t xml:space="preserve"> </w:t>
      </w:r>
      <w:r>
        <w:t>have</w:t>
      </w:r>
      <w:r w:rsidR="00281F6B">
        <w:t xml:space="preserve"> </w:t>
      </w:r>
      <w:r>
        <w:t>two</w:t>
      </w:r>
      <w:r w:rsidR="00281F6B">
        <w:t xml:space="preserve"> </w:t>
      </w:r>
      <w:r>
        <w:t>alternatives.</w:t>
      </w:r>
      <w:r w:rsidR="00281F6B">
        <w:t xml:space="preserve"> </w:t>
      </w:r>
      <w:r>
        <w:t>The</w:t>
      </w:r>
      <w:r w:rsidR="00281F6B">
        <w:t xml:space="preserve"> </w:t>
      </w:r>
      <w:r>
        <w:t>first</w:t>
      </w:r>
      <w:r w:rsidR="00281F6B">
        <w:t xml:space="preserve"> </w:t>
      </w:r>
      <w:r>
        <w:t>is</w:t>
      </w:r>
      <w:r w:rsidR="00281F6B">
        <w:t xml:space="preserve"> </w:t>
      </w:r>
      <w:r>
        <w:t>to</w:t>
      </w:r>
      <w:r w:rsidR="00281F6B">
        <w:t xml:space="preserve"> </w:t>
      </w:r>
      <w:r>
        <w:t>use</w:t>
      </w:r>
      <w:r w:rsidR="00281F6B">
        <w:t xml:space="preserve"> </w:t>
      </w:r>
      <w:r>
        <w:t>a</w:t>
      </w:r>
      <w:r w:rsidR="00281F6B">
        <w:t xml:space="preserve"> </w:t>
      </w:r>
      <w:r>
        <w:t>more</w:t>
      </w:r>
      <w:r w:rsidR="00281F6B">
        <w:t xml:space="preserve"> </w:t>
      </w:r>
      <w:r>
        <w:t>up-to-date</w:t>
      </w:r>
      <w:r w:rsidR="00281F6B">
        <w:t xml:space="preserve"> </w:t>
      </w:r>
      <w:r>
        <w:t>container</w:t>
      </w:r>
      <w:r w:rsidR="00281F6B">
        <w:t xml:space="preserve"> </w:t>
      </w:r>
      <w:r>
        <w:t>image—one</w:t>
      </w:r>
      <w:r w:rsidR="00281F6B">
        <w:t xml:space="preserve"> </w:t>
      </w:r>
      <w:r>
        <w:t>that</w:t>
      </w:r>
      <w:r w:rsidR="00281F6B">
        <w:t xml:space="preserve"> </w:t>
      </w:r>
      <w:r>
        <w:t>matches</w:t>
      </w:r>
      <w:r w:rsidR="00281F6B">
        <w:t xml:space="preserve"> </w:t>
      </w:r>
      <w:r>
        <w:t>yours</w:t>
      </w:r>
      <w:r w:rsidR="00281F6B">
        <w:t xml:space="preserve"> </w:t>
      </w:r>
      <w:r>
        <w:t>(or</w:t>
      </w:r>
      <w:r w:rsidR="00281F6B">
        <w:t xml:space="preserve"> </w:t>
      </w:r>
      <w:r>
        <w:t>create</w:t>
      </w:r>
      <w:r w:rsidR="00281F6B">
        <w:t xml:space="preserve"> </w:t>
      </w:r>
      <w:r>
        <w:t>an</w:t>
      </w:r>
      <w:r w:rsidR="00281F6B">
        <w:t xml:space="preserve"> </w:t>
      </w:r>
      <w:r>
        <w:t>updated</w:t>
      </w:r>
      <w:r w:rsidR="00281F6B">
        <w:t xml:space="preserve"> </w:t>
      </w:r>
      <w:r>
        <w:t>image</w:t>
      </w:r>
      <w:r w:rsidR="00281F6B">
        <w:t xml:space="preserve"> </w:t>
      </w:r>
      <w:r>
        <w:t>as</w:t>
      </w:r>
      <w:r w:rsidR="00281F6B">
        <w:t xml:space="preserve"> </w:t>
      </w:r>
      <w:r>
        <w:t>shown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ItalicsPACKT"/>
        </w:rPr>
        <w:t>Using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proofErr w:type="spellStart"/>
      <w:r w:rsidRPr="00A471B5">
        <w:rPr>
          <w:rStyle w:val="ItalicsPACKT"/>
        </w:rPr>
        <w:t>Dockerfile</w:t>
      </w:r>
      <w:proofErr w:type="spellEnd"/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to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create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and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use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container</w:t>
      </w:r>
      <w:r w:rsidR="00281F6B">
        <w:t xml:space="preserve"> </w:t>
      </w:r>
      <w:r>
        <w:t>recipe).</w:t>
      </w:r>
      <w:r w:rsidR="00281F6B">
        <w:t xml:space="preserve"> </w:t>
      </w:r>
      <w:r>
        <w:t>The</w:t>
      </w:r>
      <w:r w:rsidR="00281F6B">
        <w:t xml:space="preserve"> </w:t>
      </w:r>
      <w:r>
        <w:t>other</w:t>
      </w:r>
      <w:r w:rsidR="00281F6B">
        <w:t xml:space="preserve"> </w:t>
      </w:r>
      <w:r>
        <w:t>alternative</w:t>
      </w:r>
      <w:r w:rsidR="00281F6B">
        <w:t xml:space="preserve"> </w:t>
      </w:r>
      <w:r>
        <w:t>is</w:t>
      </w:r>
      <w:r w:rsidR="00281F6B">
        <w:t xml:space="preserve"> </w:t>
      </w:r>
      <w:r>
        <w:t>to</w:t>
      </w:r>
      <w:r w:rsidR="00281F6B">
        <w:t xml:space="preserve"> </w:t>
      </w:r>
      <w:r>
        <w:t>use</w:t>
      </w:r>
      <w:r w:rsidR="00281F6B">
        <w:t xml:space="preserve"> </w:t>
      </w:r>
      <w:r>
        <w:t>Hyper-V</w:t>
      </w:r>
      <w:r w:rsidR="00281F6B">
        <w:t xml:space="preserve"> </w:t>
      </w:r>
      <w:r>
        <w:t>isolation,</w:t>
      </w:r>
      <w:r w:rsidR="00281F6B">
        <w:t xml:space="preserve"> </w:t>
      </w:r>
      <w:r>
        <w:t>which</w:t>
      </w:r>
      <w:r w:rsidR="00281F6B">
        <w:t xml:space="preserve"> </w:t>
      </w:r>
      <w:r>
        <w:t>works</w:t>
      </w:r>
      <w:r w:rsidR="00281F6B">
        <w:t xml:space="preserve"> </w:t>
      </w:r>
      <w:r>
        <w:t>fine,</w:t>
      </w:r>
      <w:r w:rsidR="00281F6B">
        <w:t xml:space="preserve"> </w:t>
      </w:r>
      <w:r>
        <w:t>as</w:t>
      </w:r>
      <w:r w:rsidR="00281F6B">
        <w:t xml:space="preserve"> </w:t>
      </w:r>
      <w:r>
        <w:t>you</w:t>
      </w:r>
      <w:r w:rsidR="00281F6B">
        <w:t xml:space="preserve"> </w:t>
      </w:r>
      <w:r>
        <w:t>saw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11</w:t>
      </w:r>
      <w:r>
        <w:t>.</w:t>
      </w:r>
    </w:p>
    <w:p w14:paraId="6AB1D383" w14:textId="70383878" w:rsidR="0037666E" w:rsidRDefault="0037666E" w:rsidP="00281F6B">
      <w:pPr>
        <w:pStyle w:val="NormalPACKT"/>
      </w:pPr>
      <w:r>
        <w:lastRenderedPageBreak/>
        <w:t>Using</w:t>
      </w:r>
      <w:r w:rsidR="00281F6B">
        <w:t xml:space="preserve"> </w:t>
      </w:r>
      <w:r>
        <w:t>isolation,</w:t>
      </w:r>
      <w:r w:rsidR="00281F6B">
        <w:t xml:space="preserve"> </w:t>
      </w:r>
      <w:r>
        <w:t>however,</w:t>
      </w:r>
      <w:r w:rsidR="00281F6B">
        <w:t xml:space="preserve"> </w:t>
      </w:r>
      <w:r>
        <w:t>has</w:t>
      </w:r>
      <w:r w:rsidR="00281F6B">
        <w:t xml:space="preserve"> </w:t>
      </w:r>
      <w:r>
        <w:t>a</w:t>
      </w:r>
      <w:r w:rsidR="00281F6B">
        <w:t xml:space="preserve"> </w:t>
      </w:r>
      <w:r>
        <w:t>performance</w:t>
      </w:r>
      <w:r w:rsidR="00281F6B">
        <w:t xml:space="preserve"> </w:t>
      </w:r>
      <w:r>
        <w:t>implication.</w:t>
      </w:r>
      <w:r w:rsidR="00281F6B">
        <w:t xml:space="preserve"> </w:t>
      </w:r>
      <w:r>
        <w:t>The</w:t>
      </w:r>
      <w:r w:rsidR="00281F6B">
        <w:t xml:space="preserve"> </w:t>
      </w:r>
      <w:r>
        <w:t>approach</w:t>
      </w:r>
      <w:r w:rsidR="00281F6B">
        <w:t xml:space="preserve"> </w:t>
      </w:r>
      <w:r>
        <w:t>does</w:t>
      </w:r>
      <w:r w:rsidR="00281F6B">
        <w:t xml:space="preserve"> </w:t>
      </w:r>
      <w:r>
        <w:t>provide</w:t>
      </w:r>
      <w:r w:rsidR="00281F6B">
        <w:t xml:space="preserve"> </w:t>
      </w:r>
      <w:r>
        <w:t>added</w:t>
      </w:r>
      <w:r w:rsidR="00281F6B">
        <w:t xml:space="preserve"> </w:t>
      </w:r>
      <w:r>
        <w:t>security,</w:t>
      </w:r>
      <w:r w:rsidR="00281F6B">
        <w:t xml:space="preserve"> </w:t>
      </w:r>
      <w:r>
        <w:t>which</w:t>
      </w:r>
      <w:r w:rsidR="00281F6B">
        <w:t xml:space="preserve"> </w:t>
      </w:r>
      <w:r>
        <w:t>may</w:t>
      </w:r>
      <w:r w:rsidR="00281F6B">
        <w:t xml:space="preserve"> </w:t>
      </w:r>
      <w:r>
        <w:t>be</w:t>
      </w:r>
      <w:r w:rsidR="00281F6B">
        <w:t xml:space="preserve"> </w:t>
      </w:r>
      <w:r>
        <w:t>appropriate</w:t>
      </w:r>
      <w:r w:rsidR="00281F6B">
        <w:t xml:space="preserve"> </w:t>
      </w:r>
      <w:r>
        <w:t>in</w:t>
      </w:r>
      <w:r w:rsidR="00281F6B">
        <w:t xml:space="preserve"> </w:t>
      </w:r>
      <w:r>
        <w:t>a</w:t>
      </w:r>
      <w:r w:rsidR="00281F6B">
        <w:t xml:space="preserve"> </w:t>
      </w:r>
      <w:r>
        <w:t>share-hosting</w:t>
      </w:r>
      <w:r w:rsidR="00281F6B">
        <w:t xml:space="preserve"> </w:t>
      </w:r>
      <w:r>
        <w:t>environment.</w:t>
      </w:r>
      <w:r w:rsidR="00281F6B">
        <w:t xml:space="preserve"> </w:t>
      </w:r>
      <w:r>
        <w:t>There</w:t>
      </w:r>
      <w:r w:rsidR="00281F6B">
        <w:t xml:space="preserve"> </w:t>
      </w:r>
      <w:r>
        <w:t>is,</w:t>
      </w:r>
      <w:r w:rsidR="00281F6B">
        <w:t xml:space="preserve"> </w:t>
      </w:r>
      <w:r>
        <w:t>however,</w:t>
      </w:r>
      <w:r w:rsidR="00281F6B">
        <w:t xml:space="preserve"> </w:t>
      </w:r>
      <w:r>
        <w:t>a</w:t>
      </w:r>
      <w:r w:rsidR="00281F6B">
        <w:t xml:space="preserve"> </w:t>
      </w:r>
      <w:r>
        <w:t>significant</w:t>
      </w:r>
      <w:r w:rsidR="00281F6B">
        <w:t xml:space="preserve"> </w:t>
      </w:r>
      <w:r>
        <w:t>startup</w:t>
      </w:r>
      <w:r w:rsidR="00281F6B">
        <w:t xml:space="preserve"> </w:t>
      </w:r>
      <w:r>
        <w:t>performance</w:t>
      </w:r>
      <w:r w:rsidR="00281F6B">
        <w:t xml:space="preserve"> </w:t>
      </w:r>
      <w:r>
        <w:t>hit.</w:t>
      </w:r>
      <w:r w:rsidR="00281F6B">
        <w:t xml:space="preserve"> </w:t>
      </w:r>
      <w:r>
        <w:t>The</w:t>
      </w:r>
      <w:r w:rsidR="00281F6B">
        <w:t xml:space="preserve"> </w:t>
      </w:r>
      <w:r>
        <w:t>good</w:t>
      </w:r>
      <w:r w:rsidR="00281F6B">
        <w:t xml:space="preserve"> </w:t>
      </w:r>
      <w:r>
        <w:t>news</w:t>
      </w:r>
      <w:r w:rsidR="00281F6B">
        <w:t xml:space="preserve"> </w:t>
      </w:r>
      <w:r>
        <w:t>is</w:t>
      </w:r>
      <w:r w:rsidR="00281F6B">
        <w:t xml:space="preserve"> </w:t>
      </w:r>
      <w:r>
        <w:t>that</w:t>
      </w:r>
      <w:r w:rsidR="00281F6B">
        <w:t xml:space="preserve"> </w:t>
      </w:r>
      <w:r>
        <w:t>the</w:t>
      </w:r>
      <w:r w:rsidR="00281F6B">
        <w:t xml:space="preserve"> </w:t>
      </w:r>
      <w:r>
        <w:t>overhead</w:t>
      </w:r>
      <w:r w:rsidR="00281F6B">
        <w:t xml:space="preserve"> </w:t>
      </w:r>
      <w:r>
        <w:t>of</w:t>
      </w:r>
      <w:r w:rsidR="00281F6B">
        <w:t xml:space="preserve"> </w:t>
      </w:r>
      <w:r>
        <w:t>running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  <w:r w:rsidR="00281F6B">
        <w:t xml:space="preserve"> </w:t>
      </w:r>
      <w:r>
        <w:t>using</w:t>
      </w:r>
      <w:r w:rsidR="00281F6B">
        <w:t xml:space="preserve"> </w:t>
      </w:r>
      <w:r>
        <w:t>the</w:t>
      </w:r>
      <w:r w:rsidR="00281F6B">
        <w:t xml:space="preserve"> </w:t>
      </w:r>
      <w:r>
        <w:t>isolation</w:t>
      </w:r>
      <w:r w:rsidR="00281F6B">
        <w:t xml:space="preserve"> </w:t>
      </w:r>
      <w:r>
        <w:t>provided</w:t>
      </w:r>
      <w:r w:rsidR="00281F6B">
        <w:t xml:space="preserve"> </w:t>
      </w:r>
      <w:r>
        <w:t>by</w:t>
      </w:r>
      <w:r w:rsidR="00281F6B">
        <w:t xml:space="preserve"> </w:t>
      </w:r>
      <w:r>
        <w:t>Hyper-V</w:t>
      </w:r>
      <w:r w:rsidR="00281F6B">
        <w:t xml:space="preserve"> </w:t>
      </w:r>
      <w:r>
        <w:t>is</w:t>
      </w:r>
      <w:r w:rsidR="00281F6B">
        <w:t xml:space="preserve"> </w:t>
      </w:r>
      <w:r>
        <w:t>not</w:t>
      </w:r>
      <w:r w:rsidR="00281F6B">
        <w:t xml:space="preserve"> </w:t>
      </w:r>
      <w:r>
        <w:t>huge</w:t>
      </w:r>
      <w:r w:rsidR="00281F6B">
        <w:t xml:space="preserve"> </w:t>
      </w:r>
      <w:r>
        <w:t>once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is</w:t>
      </w:r>
      <w:r w:rsidR="00281F6B">
        <w:t xml:space="preserve"> </w:t>
      </w:r>
      <w:r>
        <w:t>up</w:t>
      </w:r>
      <w:r w:rsidR="00281F6B">
        <w:t xml:space="preserve"> </w:t>
      </w:r>
      <w:r>
        <w:t>and</w:t>
      </w:r>
      <w:r w:rsidR="00281F6B">
        <w:t xml:space="preserve"> </w:t>
      </w:r>
      <w:r>
        <w:t>running.</w:t>
      </w:r>
    </w:p>
    <w:p w14:paraId="430C4725" w14:textId="7FD99399" w:rsidR="0037666E" w:rsidRDefault="0037666E" w:rsidP="00281F6B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13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start</w:t>
      </w:r>
      <w:r w:rsidR="00281F6B">
        <w:t xml:space="preserve"> </w:t>
      </w:r>
      <w:r>
        <w:t>up</w:t>
      </w:r>
      <w:r w:rsidR="00281F6B">
        <w:t xml:space="preserve"> </w:t>
      </w:r>
      <w:r>
        <w:t>a</w:t>
      </w:r>
      <w:r w:rsidR="00281F6B">
        <w:t xml:space="preserve"> </w:t>
      </w:r>
      <w:r>
        <w:t>detached</w:t>
      </w:r>
      <w:r w:rsidR="00281F6B">
        <w:t xml:space="preserve"> </w:t>
      </w:r>
      <w:r>
        <w:t>container.</w:t>
      </w:r>
      <w:r w:rsidR="00281F6B">
        <w:t xml:space="preserve"> </w:t>
      </w:r>
      <w:r>
        <w:t>In</w:t>
      </w:r>
      <w:r w:rsidR="00281F6B">
        <w:t xml:space="preserve"> </w:t>
      </w:r>
      <w:r>
        <w:t>doing</w:t>
      </w:r>
      <w:r w:rsidR="00281F6B">
        <w:t xml:space="preserve"> </w:t>
      </w:r>
      <w:r>
        <w:t>so,</w:t>
      </w:r>
      <w:r w:rsidR="00281F6B">
        <w:t xml:space="preserve"> </w:t>
      </w:r>
      <w:r>
        <w:t>you</w:t>
      </w:r>
      <w:r w:rsidR="00281F6B">
        <w:t xml:space="preserve"> </w:t>
      </w:r>
      <w:r>
        <w:t>tell</w:t>
      </w:r>
      <w:r w:rsidR="00281F6B">
        <w:t xml:space="preserve"> </w:t>
      </w:r>
      <w:r>
        <w:t>Docker</w:t>
      </w:r>
      <w:r w:rsidR="00281F6B">
        <w:t xml:space="preserve"> </w:t>
      </w:r>
      <w:r>
        <w:t>to</w:t>
      </w:r>
      <w:r w:rsidR="00281F6B">
        <w:t xml:space="preserve"> </w:t>
      </w:r>
      <w:r>
        <w:t>map</w:t>
      </w:r>
      <w:r w:rsidR="00281F6B">
        <w:t xml:space="preserve"> </w:t>
      </w:r>
      <w:r>
        <w:t>the</w:t>
      </w:r>
      <w:r w:rsidR="00281F6B">
        <w:t xml:space="preserve"> </w:t>
      </w:r>
      <w:r>
        <w:t>local</w:t>
      </w:r>
      <w:r w:rsidR="00281F6B">
        <w:t xml:space="preserve"> </w:t>
      </w:r>
      <w:r>
        <w:t>host's</w:t>
      </w:r>
      <w:r w:rsidR="00281F6B">
        <w:t xml:space="preserve"> </w:t>
      </w:r>
      <w:r>
        <w:t>port</w:t>
      </w:r>
      <w:r w:rsidR="00281F6B">
        <w:t xml:space="preserve"> </w:t>
      </w:r>
      <w:r w:rsidRPr="00A471B5">
        <w:rPr>
          <w:rStyle w:val="CodeInTextPACKT"/>
        </w:rPr>
        <w:t>80</w:t>
      </w:r>
      <w:r w:rsidR="00281F6B">
        <w:t xml:space="preserve"> </w:t>
      </w:r>
      <w:r>
        <w:t>to</w:t>
      </w:r>
      <w:r w:rsidR="00281F6B">
        <w:t xml:space="preserve"> </w:t>
      </w:r>
      <w:r>
        <w:t>port</w:t>
      </w:r>
      <w:r w:rsidR="00281F6B">
        <w:t xml:space="preserve"> </w:t>
      </w:r>
      <w:r w:rsidRPr="00A471B5">
        <w:rPr>
          <w:rStyle w:val="CodeInTextPACKT"/>
        </w:rPr>
        <w:t>80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container.</w:t>
      </w:r>
      <w:r w:rsidR="00281F6B">
        <w:t xml:space="preserve"> </w:t>
      </w:r>
      <w:r>
        <w:t>So,</w:t>
      </w:r>
      <w:r w:rsidR="00281F6B">
        <w:t xml:space="preserve"> </w:t>
      </w:r>
      <w:r>
        <w:t>when</w:t>
      </w:r>
      <w:r w:rsidR="00281F6B">
        <w:t xml:space="preserve"> </w:t>
      </w:r>
      <w:r>
        <w:t>you</w:t>
      </w:r>
      <w:r w:rsidR="00281F6B">
        <w:t xml:space="preserve"> </w:t>
      </w:r>
      <w:r>
        <w:t>browse</w:t>
      </w:r>
      <w:r w:rsidR="00281F6B">
        <w:t xml:space="preserve"> </w:t>
      </w:r>
      <w:r>
        <w:t>to</w:t>
      </w:r>
      <w:r w:rsidR="00281F6B">
        <w:t xml:space="preserve"> </w:t>
      </w:r>
      <w:r w:rsidRPr="00A471B5">
        <w:rPr>
          <w:rStyle w:val="CodeInTextPACKT"/>
        </w:rPr>
        <w:t>http://CH1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see</w:t>
      </w:r>
      <w:r w:rsidR="00281F6B">
        <w:t xml:space="preserve"> </w:t>
      </w:r>
      <w:r>
        <w:t>the</w:t>
      </w:r>
      <w:r w:rsidR="00281F6B">
        <w:t xml:space="preserve"> </w:t>
      </w:r>
      <w:r>
        <w:t>standard</w:t>
      </w:r>
      <w:r w:rsidR="00281F6B">
        <w:t xml:space="preserve"> </w:t>
      </w:r>
      <w:r>
        <w:t>IIS</w:t>
      </w:r>
      <w:r w:rsidR="00281F6B">
        <w:t xml:space="preserve"> </w:t>
      </w:r>
      <w:r>
        <w:t>startup</w:t>
      </w:r>
      <w:r w:rsidR="00281F6B">
        <w:t xml:space="preserve"> </w:t>
      </w:r>
      <w:r>
        <w:t>screen,</w:t>
      </w:r>
      <w:r w:rsidR="00281F6B">
        <w:t xml:space="preserve"> </w:t>
      </w:r>
      <w:r>
        <w:t>which</w:t>
      </w:r>
      <w:r w:rsidR="00281F6B">
        <w:t xml:space="preserve"> </w:t>
      </w:r>
      <w:r>
        <w:t>comes</w:t>
      </w:r>
      <w:r w:rsidR="00281F6B">
        <w:t xml:space="preserve"> </w:t>
      </w:r>
      <w:r>
        <w:t>from</w:t>
      </w:r>
      <w:r w:rsidR="00281F6B">
        <w:t xml:space="preserve"> </w:t>
      </w:r>
      <w:r>
        <w:t>IIS</w:t>
      </w:r>
      <w:r w:rsidR="00281F6B">
        <w:t xml:space="preserve"> </w:t>
      </w:r>
      <w:r>
        <w:t>running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container.</w:t>
      </w:r>
      <w:r w:rsidR="00281F6B">
        <w:t xml:space="preserve"> </w:t>
      </w:r>
      <w:r>
        <w:t>We</w:t>
      </w:r>
      <w:r w:rsidR="00281F6B">
        <w:t xml:space="preserve"> </w:t>
      </w:r>
      <w:r>
        <w:t>look</w:t>
      </w:r>
      <w:r w:rsidR="00281F6B">
        <w:t xml:space="preserve"> </w:t>
      </w:r>
      <w:r>
        <w:t>at</w:t>
      </w:r>
      <w:r w:rsidR="00281F6B">
        <w:t xml:space="preserve"> </w:t>
      </w:r>
      <w:r>
        <w:t>doing</w:t>
      </w:r>
      <w:r w:rsidR="00281F6B">
        <w:t xml:space="preserve"> </w:t>
      </w:r>
      <w:r>
        <w:t>a</w:t>
      </w:r>
      <w:r w:rsidR="00281F6B">
        <w:t xml:space="preserve"> </w:t>
      </w:r>
      <w:r>
        <w:t>bit</w:t>
      </w:r>
      <w:r w:rsidR="00281F6B">
        <w:t xml:space="preserve"> </w:t>
      </w:r>
      <w:r>
        <w:t>more</w:t>
      </w:r>
      <w:r w:rsidR="00281F6B">
        <w:t xml:space="preserve"> </w:t>
      </w:r>
      <w:r>
        <w:t>with</w:t>
      </w:r>
      <w:r w:rsidR="00281F6B">
        <w:t xml:space="preserve"> </w:t>
      </w:r>
      <w:r>
        <w:t>IIS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ItalicsPACKT"/>
        </w:rPr>
        <w:t>Deploying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IIS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in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container</w:t>
      </w:r>
      <w:r w:rsidR="00281F6B">
        <w:t xml:space="preserve"> </w:t>
      </w:r>
      <w:r>
        <w:t>and</w:t>
      </w:r>
      <w:r w:rsidR="00281F6B">
        <w:t xml:space="preserve"> </w:t>
      </w:r>
      <w:r w:rsidRPr="00A471B5">
        <w:rPr>
          <w:rStyle w:val="ItalicsPACKT"/>
        </w:rPr>
        <w:t>Using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proofErr w:type="spellStart"/>
      <w:r w:rsidRPr="00A471B5">
        <w:rPr>
          <w:rStyle w:val="ItalicsPACKT"/>
        </w:rPr>
        <w:t>Dockerfile</w:t>
      </w:r>
      <w:proofErr w:type="spellEnd"/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to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create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and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use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container</w:t>
      </w:r>
      <w:r w:rsidR="00281F6B">
        <w:t xml:space="preserve"> </w:t>
      </w:r>
      <w:proofErr w:type="gramStart"/>
      <w:r>
        <w:t>recipes</w:t>
      </w:r>
      <w:proofErr w:type="gramEnd"/>
      <w:r>
        <w:t>.</w:t>
      </w:r>
    </w:p>
    <w:p w14:paraId="49122843" w14:textId="7C17DC51" w:rsidR="0037666E" w:rsidRPr="00A471B5" w:rsidRDefault="0037666E" w:rsidP="00A471B5">
      <w:pPr>
        <w:pStyle w:val="Heading2"/>
      </w:pPr>
      <w:r w:rsidRPr="00A471B5">
        <w:t>See</w:t>
      </w:r>
      <w:r w:rsidR="00281F6B">
        <w:t xml:space="preserve"> </w:t>
      </w:r>
      <w:r w:rsidRPr="00A471B5">
        <w:t>also</w:t>
      </w:r>
    </w:p>
    <w:p w14:paraId="589F79AA" w14:textId="6928E302" w:rsidR="0037666E" w:rsidRDefault="0037666E" w:rsidP="00281F6B">
      <w:pPr>
        <w:pStyle w:val="NormalPACKT"/>
      </w:pPr>
      <w:r>
        <w:t>For</w:t>
      </w:r>
      <w:r w:rsidR="00281F6B">
        <w:t xml:space="preserve"> </w:t>
      </w:r>
      <w:r>
        <w:t>more</w:t>
      </w:r>
      <w:r w:rsidR="00281F6B">
        <w:t xml:space="preserve"> </w:t>
      </w:r>
      <w:r>
        <w:t>information</w:t>
      </w:r>
      <w:r w:rsidR="00281F6B">
        <w:t xml:space="preserve"> </w:t>
      </w:r>
      <w:r>
        <w:t>around</w:t>
      </w:r>
      <w:r w:rsidR="00281F6B">
        <w:t xml:space="preserve"> </w:t>
      </w:r>
      <w:r>
        <w:t>getting</w:t>
      </w:r>
      <w:r w:rsidR="00281F6B">
        <w:t xml:space="preserve"> </w:t>
      </w:r>
      <w:r>
        <w:t>started</w:t>
      </w:r>
      <w:r w:rsidR="00281F6B">
        <w:t xml:space="preserve"> </w:t>
      </w:r>
      <w:r>
        <w:t>with</w:t>
      </w:r>
      <w:r w:rsidR="00281F6B">
        <w:t xml:space="preserve"> </w:t>
      </w:r>
      <w:r>
        <w:t>Docker,</w:t>
      </w:r>
      <w:r w:rsidR="00281F6B">
        <w:t xml:space="preserve"> </w:t>
      </w:r>
      <w:r>
        <w:t>see</w:t>
      </w:r>
      <w:r w:rsidR="00281F6B">
        <w:t xml:space="preserve"> </w:t>
      </w:r>
      <w:r>
        <w:t>this</w:t>
      </w:r>
      <w:r w:rsidR="00281F6B">
        <w:t xml:space="preserve"> </w:t>
      </w:r>
      <w:r>
        <w:t>link:</w:t>
      </w:r>
      <w:r w:rsidR="00281F6B">
        <w:t xml:space="preserve"> </w:t>
      </w:r>
      <w:hyperlink r:id="rId24" w:history="1">
        <w:r w:rsidRPr="00281F6B">
          <w:rPr>
            <w:rStyle w:val="URLPACKT0"/>
            <w:bCs/>
          </w:rPr>
          <w:t>https://docs.docker.com/get-started/</w:t>
        </w:r>
      </w:hyperlink>
      <w:r>
        <w:t>.</w:t>
      </w:r>
    </w:p>
    <w:p w14:paraId="11E35DBD" w14:textId="241D467F" w:rsidR="0037666E" w:rsidRPr="00A471B5" w:rsidRDefault="0037666E" w:rsidP="00A471B5">
      <w:pPr>
        <w:pStyle w:val="Heading1"/>
      </w:pPr>
      <w:r w:rsidRPr="00A471B5">
        <w:t>Deploying</w:t>
      </w:r>
      <w:r w:rsidR="00281F6B">
        <w:t xml:space="preserve"> </w:t>
      </w:r>
      <w:r w:rsidRPr="00A471B5">
        <w:t>IIS</w:t>
      </w:r>
      <w:r w:rsidR="00281F6B">
        <w:t xml:space="preserve"> </w:t>
      </w:r>
      <w:r w:rsidRPr="00A471B5">
        <w:t>in</w:t>
      </w:r>
      <w:r w:rsidR="00281F6B">
        <w:t xml:space="preserve"> </w:t>
      </w:r>
      <w:r w:rsidRPr="00A471B5">
        <w:t>a</w:t>
      </w:r>
      <w:r w:rsidR="00281F6B">
        <w:t xml:space="preserve"> </w:t>
      </w:r>
      <w:r w:rsidRPr="00A471B5">
        <w:t>container</w:t>
      </w:r>
    </w:p>
    <w:p w14:paraId="5A8FCACA" w14:textId="7D0962E0" w:rsidR="0037666E" w:rsidRDefault="0037666E" w:rsidP="00281F6B">
      <w:pPr>
        <w:pStyle w:val="NormalPACKT"/>
      </w:pP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ItalicsPACKT"/>
        </w:rPr>
        <w:t>Deploying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hello-world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sample</w:t>
      </w:r>
      <w:r w:rsidR="00281F6B">
        <w:t xml:space="preserve"> </w:t>
      </w:r>
      <w:r>
        <w:t>recipe,</w:t>
      </w:r>
      <w:r w:rsidR="00281F6B">
        <w:t xml:space="preserve"> </w:t>
      </w:r>
      <w:r>
        <w:t>you</w:t>
      </w:r>
      <w:r w:rsidR="00281F6B">
        <w:t xml:space="preserve"> </w:t>
      </w:r>
      <w:r>
        <w:t>downloaded</w:t>
      </w:r>
      <w:r w:rsidR="00281F6B">
        <w:t xml:space="preserve"> </w:t>
      </w:r>
      <w:r>
        <w:t>and</w:t>
      </w:r>
      <w:r w:rsidR="00281F6B">
        <w:t xml:space="preserve"> </w:t>
      </w:r>
      <w:r>
        <w:t>ran</w:t>
      </w:r>
      <w:r w:rsidR="00281F6B">
        <w:t xml:space="preserve"> </w:t>
      </w:r>
      <w:r>
        <w:t>multiple</w:t>
      </w:r>
      <w:r w:rsidR="00281F6B">
        <w:t xml:space="preserve"> </w:t>
      </w:r>
      <w:r>
        <w:t>container</w:t>
      </w:r>
      <w:r w:rsidR="00281F6B">
        <w:t xml:space="preserve"> </w:t>
      </w:r>
      <w:r>
        <w:t>images.</w:t>
      </w:r>
      <w:r w:rsidR="00281F6B">
        <w:t xml:space="preserve"> </w:t>
      </w:r>
      <w:r>
        <w:t>One</w:t>
      </w:r>
      <w:r w:rsidR="00281F6B">
        <w:t xml:space="preserve"> </w:t>
      </w:r>
      <w:r>
        <w:t>of</w:t>
      </w:r>
      <w:r w:rsidR="00281F6B">
        <w:t xml:space="preserve"> </w:t>
      </w:r>
      <w:r>
        <w:t>those</w:t>
      </w:r>
      <w:r w:rsidR="00281F6B">
        <w:t xml:space="preserve"> </w:t>
      </w:r>
      <w:r>
        <w:t>images</w:t>
      </w:r>
      <w:r w:rsidR="00281F6B">
        <w:t xml:space="preserve"> </w:t>
      </w:r>
      <w:r>
        <w:t>was</w:t>
      </w:r>
      <w:r w:rsidR="00281F6B">
        <w:t xml:space="preserve"> </w:t>
      </w:r>
      <w:r>
        <w:t>the</w:t>
      </w:r>
      <w:r w:rsidR="00281F6B">
        <w:t xml:space="preserve"> </w:t>
      </w:r>
      <w:proofErr w:type="spellStart"/>
      <w:r w:rsidRPr="00A471B5">
        <w:rPr>
          <w:rStyle w:val="CodeInTextPACKT"/>
        </w:rPr>
        <w:t>microsoft</w:t>
      </w:r>
      <w:proofErr w:type="spellEnd"/>
      <w:r w:rsidRPr="00A471B5">
        <w:rPr>
          <w:rStyle w:val="CodeInTextPACKT"/>
        </w:rPr>
        <w:t>/</w:t>
      </w:r>
      <w:proofErr w:type="spellStart"/>
      <w:r w:rsidRPr="00A471B5">
        <w:rPr>
          <w:rStyle w:val="CodeInTextPACKT"/>
        </w:rPr>
        <w:t>iis</w:t>
      </w:r>
      <w:proofErr w:type="spellEnd"/>
      <w:r w:rsidR="00281F6B">
        <w:t xml:space="preserve"> </w:t>
      </w:r>
      <w:r>
        <w:t>image.</w:t>
      </w:r>
      <w:r w:rsidR="00281F6B">
        <w:t xml:space="preserve"> </w:t>
      </w:r>
      <w:r>
        <w:t>This</w:t>
      </w:r>
      <w:r w:rsidR="00281F6B">
        <w:t xml:space="preserve"> </w:t>
      </w:r>
      <w:r>
        <w:t>image</w:t>
      </w:r>
      <w:r w:rsidR="00281F6B">
        <w:t xml:space="preserve"> </w:t>
      </w:r>
      <w:r>
        <w:t>contains</w:t>
      </w:r>
      <w:r w:rsidR="00281F6B">
        <w:t xml:space="preserve"> </w:t>
      </w:r>
      <w:r>
        <w:t>IIS</w:t>
      </w:r>
      <w:r w:rsidR="00281F6B">
        <w:t xml:space="preserve"> </w:t>
      </w:r>
      <w:r>
        <w:t>with</w:t>
      </w:r>
      <w:r w:rsidR="00281F6B">
        <w:t xml:space="preserve"> </w:t>
      </w:r>
      <w:r>
        <w:t>only</w:t>
      </w:r>
      <w:r w:rsidR="00281F6B">
        <w:t xml:space="preserve"> </w:t>
      </w:r>
      <w:r>
        <w:t>the</w:t>
      </w:r>
      <w:r w:rsidR="00281F6B">
        <w:t xml:space="preserve"> </w:t>
      </w:r>
      <w:r>
        <w:t>default</w:t>
      </w:r>
      <w:r w:rsidR="00281F6B">
        <w:t xml:space="preserve"> </w:t>
      </w:r>
      <w:r>
        <w:t>website</w:t>
      </w:r>
      <w:r w:rsidR="00281F6B">
        <w:t xml:space="preserve"> </w:t>
      </w:r>
      <w:r>
        <w:t>set</w:t>
      </w:r>
      <w:r w:rsidR="00281F6B">
        <w:t xml:space="preserve"> </w:t>
      </w:r>
      <w:r>
        <w:t>up</w:t>
      </w:r>
      <w:r w:rsidR="00281F6B">
        <w:t xml:space="preserve"> </w:t>
      </w:r>
      <w:r>
        <w:t>and</w:t>
      </w:r>
      <w:r w:rsidR="00281F6B">
        <w:t xml:space="preserve"> </w:t>
      </w:r>
      <w:r>
        <w:t>working.</w:t>
      </w:r>
      <w:r w:rsidR="00281F6B">
        <w:t xml:space="preserve"> </w:t>
      </w:r>
      <w:r>
        <w:t>When</w:t>
      </w:r>
      <w:r w:rsidR="00281F6B">
        <w:t xml:space="preserve"> </w:t>
      </w:r>
      <w:r>
        <w:t>you</w:t>
      </w:r>
      <w:r w:rsidR="00281F6B">
        <w:t xml:space="preserve"> </w:t>
      </w:r>
      <w:r>
        <w:t>run</w:t>
      </w:r>
      <w:r w:rsidR="00281F6B">
        <w:t xml:space="preserve"> </w:t>
      </w:r>
      <w:r>
        <w:t>this</w:t>
      </w:r>
      <w:r w:rsidR="00281F6B">
        <w:t xml:space="preserve"> </w:t>
      </w:r>
      <w:r>
        <w:t>image,</w:t>
      </w:r>
      <w:r w:rsidR="00281F6B">
        <w:t xml:space="preserve"> </w:t>
      </w:r>
      <w:r>
        <w:t>IIS</w:t>
      </w:r>
      <w:r w:rsidR="00281F6B">
        <w:t xml:space="preserve"> </w:t>
      </w:r>
      <w:r>
        <w:t>is</w:t>
      </w:r>
      <w:r w:rsidR="00281F6B">
        <w:t xml:space="preserve"> </w:t>
      </w:r>
      <w:r>
        <w:t>loaded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container,</w:t>
      </w:r>
      <w:r w:rsidR="00281F6B">
        <w:t xml:space="preserve"> </w:t>
      </w:r>
      <w:r>
        <w:t>and</w:t>
      </w:r>
      <w:r w:rsidR="00281F6B">
        <w:t xml:space="preserve"> </w:t>
      </w:r>
      <w:r>
        <w:t>with</w:t>
      </w:r>
      <w:r w:rsidR="00281F6B">
        <w:t xml:space="preserve"> </w:t>
      </w:r>
      <w:r>
        <w:t>port</w:t>
      </w:r>
      <w:r w:rsidR="00281F6B">
        <w:t xml:space="preserve"> </w:t>
      </w:r>
      <w:r>
        <w:t>mapping</w:t>
      </w:r>
      <w:r w:rsidR="00281F6B">
        <w:t xml:space="preserve"> </w:t>
      </w:r>
      <w:r>
        <w:t>in</w:t>
      </w:r>
      <w:r w:rsidR="00281F6B">
        <w:t xml:space="preserve"> </w:t>
      </w:r>
      <w:r>
        <w:t>place,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easily</w:t>
      </w:r>
      <w:r w:rsidR="00281F6B">
        <w:t xml:space="preserve"> </w:t>
      </w:r>
      <w:r>
        <w:t>see</w:t>
      </w:r>
      <w:r w:rsidR="00281F6B">
        <w:t xml:space="preserve"> </w:t>
      </w:r>
      <w:r>
        <w:t>the</w:t>
      </w:r>
      <w:r w:rsidR="00281F6B">
        <w:t xml:space="preserve"> </w:t>
      </w:r>
      <w:r>
        <w:t>website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container,</w:t>
      </w:r>
      <w:r w:rsidR="00281F6B">
        <w:t xml:space="preserve"> </w:t>
      </w:r>
      <w:r>
        <w:t>even</w:t>
      </w:r>
      <w:r w:rsidR="00281F6B">
        <w:t xml:space="preserve"> </w:t>
      </w:r>
      <w:r>
        <w:t>though</w:t>
      </w:r>
      <w:r w:rsidR="00281F6B">
        <w:t xml:space="preserve"> </w:t>
      </w:r>
      <w:r>
        <w:t>IIS</w:t>
      </w:r>
      <w:r w:rsidR="00281F6B">
        <w:t xml:space="preserve"> </w:t>
      </w:r>
      <w:r>
        <w:t>is</w:t>
      </w:r>
      <w:r w:rsidR="00281F6B">
        <w:t xml:space="preserve"> </w:t>
      </w:r>
      <w:r>
        <w:t>not</w:t>
      </w:r>
      <w:r w:rsidR="00281F6B">
        <w:t xml:space="preserve"> </w:t>
      </w:r>
      <w:r>
        <w:t>loaded</w:t>
      </w:r>
      <w:r w:rsidR="00281F6B">
        <w:t xml:space="preserve"> </w:t>
      </w:r>
      <w:r>
        <w:t>on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host.</w:t>
      </w:r>
    </w:p>
    <w:p w14:paraId="59638AE3" w14:textId="7D66C371" w:rsidR="0037666E" w:rsidRDefault="0037666E" w:rsidP="00281F6B">
      <w:pPr>
        <w:pStyle w:val="NormalPACKT"/>
      </w:pPr>
      <w:r>
        <w:t>For</w:t>
      </w:r>
      <w:r w:rsidR="00281F6B">
        <w:t xml:space="preserve"> </w:t>
      </w:r>
      <w:r>
        <w:t>this</w:t>
      </w:r>
      <w:r w:rsidR="00281F6B">
        <w:t xml:space="preserve"> </w:t>
      </w:r>
      <w:r>
        <w:t>recipe</w:t>
      </w:r>
      <w:r w:rsidR="00281F6B">
        <w:t xml:space="preserve"> </w:t>
      </w:r>
      <w:r>
        <w:t>to</w:t>
      </w:r>
      <w:r w:rsidR="00281F6B">
        <w:t xml:space="preserve"> </w:t>
      </w:r>
      <w:r>
        <w:t>work</w:t>
      </w:r>
      <w:r w:rsidR="00281F6B">
        <w:t xml:space="preserve"> </w:t>
      </w:r>
      <w:r>
        <w:t>as</w:t>
      </w:r>
      <w:r w:rsidR="00281F6B">
        <w:t xml:space="preserve"> </w:t>
      </w:r>
      <w:r>
        <w:t>written,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has</w:t>
      </w:r>
      <w:r w:rsidR="00281F6B">
        <w:t xml:space="preserve"> </w:t>
      </w:r>
      <w:r>
        <w:t>to</w:t>
      </w:r>
      <w:r w:rsidR="00281F6B">
        <w:t xml:space="preserve"> </w:t>
      </w:r>
      <w:r>
        <w:t>have</w:t>
      </w:r>
      <w:r w:rsidR="00281F6B">
        <w:t xml:space="preserve"> </w:t>
      </w:r>
      <w:r>
        <w:t>the</w:t>
      </w:r>
      <w:r w:rsidR="00281F6B">
        <w:t xml:space="preserve"> </w:t>
      </w:r>
      <w:r>
        <w:t>same</w:t>
      </w:r>
      <w:r w:rsidR="00281F6B">
        <w:t xml:space="preserve"> </w:t>
      </w:r>
      <w:r>
        <w:t>base</w:t>
      </w:r>
      <w:r w:rsidR="00281F6B">
        <w:t xml:space="preserve"> </w:t>
      </w:r>
      <w:r>
        <w:t>OS</w:t>
      </w:r>
      <w:r w:rsidR="00281F6B">
        <w:t xml:space="preserve"> </w:t>
      </w:r>
      <w:r>
        <w:t>image</w:t>
      </w:r>
      <w:r w:rsidR="00281F6B">
        <w:t xml:space="preserve"> </w:t>
      </w:r>
      <w:r>
        <w:t>as</w:t>
      </w:r>
      <w:r w:rsidR="00281F6B">
        <w:t xml:space="preserve"> </w:t>
      </w:r>
      <w:r>
        <w:t>your</w:t>
      </w:r>
      <w:r w:rsidR="00281F6B">
        <w:t xml:space="preserve"> </w:t>
      </w:r>
      <w:r>
        <w:t>container</w:t>
      </w:r>
      <w:r w:rsidR="00281F6B">
        <w:t xml:space="preserve"> </w:t>
      </w:r>
      <w:r>
        <w:t>host.</w:t>
      </w:r>
      <w:r w:rsidR="00281F6B">
        <w:t xml:space="preserve"> </w:t>
      </w:r>
      <w:r>
        <w:t>This</w:t>
      </w:r>
      <w:r w:rsidR="00281F6B">
        <w:t xml:space="preserve"> </w:t>
      </w:r>
      <w:r>
        <w:t>recipe,</w:t>
      </w:r>
      <w:r w:rsidR="00281F6B">
        <w:t xml:space="preserve"> </w:t>
      </w:r>
      <w:r>
        <w:t>therefore,</w:t>
      </w:r>
      <w:r w:rsidR="00281F6B">
        <w:t xml:space="preserve"> </w:t>
      </w:r>
      <w:r>
        <w:t>assumes</w:t>
      </w:r>
      <w:r w:rsidR="00281F6B">
        <w:t xml:space="preserve"> </w:t>
      </w:r>
      <w:r>
        <w:t>that</w:t>
      </w:r>
      <w:r w:rsidR="00281F6B">
        <w:t xml:space="preserve"> </w:t>
      </w:r>
      <w:r>
        <w:t>the</w:t>
      </w:r>
      <w:r w:rsidR="00281F6B">
        <w:t xml:space="preserve"> </w:t>
      </w:r>
      <w:r>
        <w:t>host</w:t>
      </w:r>
      <w:r w:rsidR="00281F6B">
        <w:t xml:space="preserve"> </w:t>
      </w:r>
      <w:r>
        <w:t>you</w:t>
      </w:r>
      <w:r w:rsidR="00281F6B">
        <w:t xml:space="preserve"> </w:t>
      </w:r>
      <w:r>
        <w:t>are</w:t>
      </w:r>
      <w:r w:rsidR="00281F6B">
        <w:t xml:space="preserve"> </w:t>
      </w:r>
      <w:r>
        <w:t>using</w:t>
      </w:r>
      <w:r w:rsidR="00281F6B">
        <w:t xml:space="preserve"> </w:t>
      </w:r>
      <w:r>
        <w:t>for</w:t>
      </w:r>
      <w:r w:rsidR="00281F6B">
        <w:t xml:space="preserve"> </w:t>
      </w:r>
      <w:r>
        <w:t>the</w:t>
      </w:r>
      <w:r w:rsidR="00281F6B">
        <w:t xml:space="preserve"> </w:t>
      </w:r>
      <w:r>
        <w:t>recipes</w:t>
      </w:r>
      <w:r w:rsidR="00281F6B">
        <w:t xml:space="preserve"> </w:t>
      </w:r>
      <w:r>
        <w:t>in</w:t>
      </w:r>
      <w:r w:rsidR="00281F6B">
        <w:t xml:space="preserve"> </w:t>
      </w:r>
      <w:r>
        <w:t>this</w:t>
      </w:r>
      <w:r w:rsidR="00281F6B">
        <w:t xml:space="preserve"> </w:t>
      </w:r>
      <w:r>
        <w:t>chapter</w:t>
      </w:r>
      <w:r w:rsidR="00281F6B">
        <w:t xml:space="preserve"> </w:t>
      </w:r>
      <w:r>
        <w:t>is</w:t>
      </w:r>
      <w:r w:rsidR="00281F6B">
        <w:t xml:space="preserve"> </w:t>
      </w:r>
      <w:r>
        <w:t>1809</w:t>
      </w:r>
      <w:r w:rsidR="00281F6B">
        <w:t xml:space="preserve"> </w:t>
      </w:r>
      <w:r>
        <w:t>(for</w:t>
      </w:r>
      <w:r w:rsidR="00281F6B">
        <w:t xml:space="preserve"> </w:t>
      </w:r>
      <w:r>
        <w:t>both</w:t>
      </w:r>
      <w:r w:rsidR="00281F6B">
        <w:t xml:space="preserve"> </w:t>
      </w:r>
      <w:r>
        <w:t>Windows</w:t>
      </w:r>
      <w:r w:rsidR="00281F6B">
        <w:t xml:space="preserve"> </w:t>
      </w:r>
      <w:r>
        <w:t>10</w:t>
      </w:r>
      <w:r w:rsidR="00281F6B">
        <w:t xml:space="preserve"> </w:t>
      </w:r>
      <w:r>
        <w:t>and</w:t>
      </w:r>
      <w:r w:rsidR="00281F6B">
        <w:t xml:space="preserve"> </w:t>
      </w:r>
      <w:r>
        <w:t>Server</w:t>
      </w:r>
      <w:r w:rsidR="00281F6B">
        <w:t xml:space="preserve"> </w:t>
      </w:r>
      <w:r>
        <w:t>2019).</w:t>
      </w:r>
      <w:r w:rsidR="00281F6B">
        <w:t xml:space="preserve"> </w:t>
      </w:r>
      <w:r>
        <w:t>If</w:t>
      </w:r>
      <w:r w:rsidR="00281F6B">
        <w:t xml:space="preserve"> </w:t>
      </w:r>
      <w:r>
        <w:t>you</w:t>
      </w:r>
      <w:r w:rsidR="00281F6B">
        <w:t xml:space="preserve"> </w:t>
      </w:r>
      <w:r>
        <w:t>run</w:t>
      </w:r>
      <w:r w:rsidR="00281F6B">
        <w:t xml:space="preserve"> </w:t>
      </w:r>
      <w:r>
        <w:t>this</w:t>
      </w:r>
      <w:r w:rsidR="00281F6B">
        <w:t xml:space="preserve"> </w:t>
      </w:r>
      <w:r>
        <w:t>recipe</w:t>
      </w:r>
      <w:r w:rsidR="00281F6B">
        <w:t xml:space="preserve"> </w:t>
      </w:r>
      <w:r>
        <w:t>on</w:t>
      </w:r>
      <w:r w:rsidR="00281F6B">
        <w:t xml:space="preserve"> </w:t>
      </w:r>
      <w:r>
        <w:t>an</w:t>
      </w:r>
      <w:r w:rsidR="00281F6B">
        <w:t xml:space="preserve"> </w:t>
      </w:r>
      <w:r>
        <w:t>older</w:t>
      </w:r>
      <w:r w:rsidR="00281F6B">
        <w:t xml:space="preserve"> </w:t>
      </w:r>
      <w:r>
        <w:t>OS,</w:t>
      </w:r>
      <w:r w:rsidR="00281F6B">
        <w:t xml:space="preserve"> </w:t>
      </w:r>
      <w:r>
        <w:t>for</w:t>
      </w:r>
      <w:r w:rsidR="00281F6B">
        <w:t xml:space="preserve"> </w:t>
      </w:r>
      <w:r>
        <w:t>example,</w:t>
      </w:r>
      <w:r w:rsidR="00281F6B">
        <w:t xml:space="preserve"> </w:t>
      </w:r>
      <w:r>
        <w:t>1709</w:t>
      </w:r>
      <w:r w:rsidR="00281F6B">
        <w:t xml:space="preserve"> </w:t>
      </w:r>
      <w:r>
        <w:t>or</w:t>
      </w:r>
      <w:r w:rsidR="00281F6B">
        <w:t xml:space="preserve"> </w:t>
      </w:r>
      <w:r>
        <w:t>Server</w:t>
      </w:r>
      <w:r w:rsidR="00281F6B">
        <w:t xml:space="preserve"> </w:t>
      </w:r>
      <w:r>
        <w:t>2016,</w:t>
      </w:r>
      <w:r w:rsidR="00281F6B">
        <w:t xml:space="preserve"> </w:t>
      </w:r>
      <w:r>
        <w:t>Docker</w:t>
      </w:r>
      <w:r w:rsidR="00281F6B">
        <w:t xml:space="preserve"> </w:t>
      </w:r>
      <w:r>
        <w:t>would</w:t>
      </w:r>
      <w:r w:rsidR="00281F6B">
        <w:t xml:space="preserve"> </w:t>
      </w:r>
      <w:r>
        <w:t>not</w:t>
      </w:r>
      <w:r w:rsidR="00281F6B">
        <w:t xml:space="preserve"> </w:t>
      </w: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and</w:t>
      </w:r>
      <w:r w:rsidR="00281F6B">
        <w:t xml:space="preserve"> </w:t>
      </w:r>
      <w:r>
        <w:t>you</w:t>
      </w:r>
      <w:r w:rsidR="00281F6B">
        <w:t xml:space="preserve"> </w:t>
      </w:r>
      <w:r>
        <w:t>get</w:t>
      </w:r>
      <w:r w:rsidR="00281F6B">
        <w:t xml:space="preserve"> </w:t>
      </w:r>
      <w:r>
        <w:t>an</w:t>
      </w:r>
      <w:r w:rsidR="00281F6B">
        <w:t xml:space="preserve"> </w:t>
      </w:r>
      <w:r>
        <w:t>error,</w:t>
      </w:r>
      <w:r w:rsidR="00281F6B">
        <w:t xml:space="preserve"> </w:t>
      </w:r>
      <w:r>
        <w:t>so</w:t>
      </w:r>
      <w:r w:rsidR="00281F6B">
        <w:t xml:space="preserve"> </w:t>
      </w:r>
      <w:r>
        <w:t>ensure</w:t>
      </w:r>
      <w:r w:rsidR="00281F6B">
        <w:t xml:space="preserve"> </w:t>
      </w:r>
      <w:r>
        <w:t>that</w:t>
      </w:r>
      <w:r w:rsidR="00281F6B">
        <w:t xml:space="preserve"> </w:t>
      </w:r>
      <w:r>
        <w:t>the</w:t>
      </w:r>
      <w:r w:rsidR="00281F6B">
        <w:t xml:space="preserve"> </w:t>
      </w:r>
      <w:r>
        <w:t>kernel</w:t>
      </w:r>
      <w:r w:rsidR="00281F6B">
        <w:t xml:space="preserve"> </w:t>
      </w:r>
      <w:r>
        <w:t>versions</w:t>
      </w:r>
      <w:r w:rsidR="00281F6B">
        <w:t xml:space="preserve"> </w:t>
      </w:r>
      <w:r>
        <w:t>on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host</w:t>
      </w:r>
      <w:r w:rsidR="00281F6B">
        <w:t xml:space="preserve"> </w:t>
      </w:r>
      <w:r>
        <w:t>and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itself</w:t>
      </w:r>
      <w:r w:rsidR="00281F6B">
        <w:t xml:space="preserve"> </w:t>
      </w:r>
      <w:r>
        <w:t>are</w:t>
      </w:r>
      <w:r w:rsidR="00281F6B">
        <w:t xml:space="preserve"> </w:t>
      </w:r>
      <w:r>
        <w:t>the</w:t>
      </w:r>
      <w:r w:rsidR="00281F6B">
        <w:t xml:space="preserve"> </w:t>
      </w:r>
      <w:r>
        <w:t>same</w:t>
      </w:r>
      <w:r w:rsidR="00281F6B">
        <w:t xml:space="preserve"> </w:t>
      </w:r>
      <w:r>
        <w:t>(or</w:t>
      </w:r>
      <w:r w:rsidR="00281F6B">
        <w:t xml:space="preserve"> </w:t>
      </w:r>
      <w:r>
        <w:t>use</w:t>
      </w:r>
      <w:r w:rsidR="00281F6B">
        <w:t xml:space="preserve"> </w:t>
      </w:r>
      <w:r>
        <w:t>Hyper-V</w:t>
      </w:r>
      <w:r w:rsidR="00281F6B">
        <w:t xml:space="preserve"> </w:t>
      </w:r>
      <w:r>
        <w:t>isolation).</w:t>
      </w:r>
    </w:p>
    <w:p w14:paraId="5AD408B2" w14:textId="38EB085B" w:rsidR="0037666E" w:rsidRPr="00A471B5" w:rsidRDefault="0037666E" w:rsidP="00A471B5">
      <w:pPr>
        <w:pStyle w:val="Heading2"/>
      </w:pPr>
      <w:r w:rsidRPr="00A471B5">
        <w:t>Getting</w:t>
      </w:r>
      <w:r w:rsidR="00281F6B">
        <w:t xml:space="preserve"> </w:t>
      </w:r>
      <w:r w:rsidRPr="00A471B5">
        <w:t>ready</w:t>
      </w:r>
    </w:p>
    <w:p w14:paraId="135E7387" w14:textId="4D60E1AD" w:rsidR="0037666E" w:rsidRDefault="0037666E" w:rsidP="00281F6B">
      <w:pPr>
        <w:pStyle w:val="NormalPACKT"/>
      </w:pPr>
      <w:r>
        <w:t>This</w:t>
      </w:r>
      <w:r w:rsidR="00281F6B">
        <w:t xml:space="preserve"> </w:t>
      </w:r>
      <w:r>
        <w:t>recipe</w:t>
      </w:r>
      <w:r w:rsidR="00281F6B">
        <w:t xml:space="preserve"> </w:t>
      </w:r>
      <w:r>
        <w:t>uses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CH1</w:t>
      </w:r>
      <w:r w:rsidR="00281F6B">
        <w:t xml:space="preserve"> </w:t>
      </w:r>
      <w:r>
        <w:t>host,</w:t>
      </w:r>
      <w:r w:rsidR="00281F6B">
        <w:t xml:space="preserve"> </w:t>
      </w:r>
      <w:r>
        <w:t>which</w:t>
      </w:r>
      <w:r w:rsidR="00281F6B">
        <w:t xml:space="preserve"> </w:t>
      </w:r>
      <w:r>
        <w:t>you</w:t>
      </w:r>
      <w:r w:rsidR="00281F6B">
        <w:t xml:space="preserve"> </w:t>
      </w:r>
      <w:r>
        <w:t>configured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ItalicsPACKT"/>
        </w:rPr>
        <w:t>Configuring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container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host</w:t>
      </w:r>
      <w:r w:rsidR="00281F6B">
        <w:t xml:space="preserve"> </w:t>
      </w:r>
      <w:r>
        <w:t>recipe.</w:t>
      </w:r>
    </w:p>
    <w:p w14:paraId="2982B3DF" w14:textId="30F3D3BA" w:rsidR="0037666E" w:rsidRPr="00A471B5" w:rsidRDefault="0037666E" w:rsidP="00A471B5">
      <w:pPr>
        <w:pStyle w:val="Heading2"/>
      </w:pPr>
      <w:r w:rsidRPr="00A471B5">
        <w:t>How</w:t>
      </w:r>
      <w:r w:rsidR="00281F6B">
        <w:t xml:space="preserve"> </w:t>
      </w:r>
      <w:r w:rsidRPr="00A471B5">
        <w:t>to</w:t>
      </w:r>
      <w:r w:rsidR="00281F6B">
        <w:t xml:space="preserve"> </w:t>
      </w:r>
      <w:r w:rsidRPr="00A471B5">
        <w:t>do</w:t>
      </w:r>
      <w:r w:rsidR="00281F6B">
        <w:t xml:space="preserve"> </w:t>
      </w:r>
      <w:r w:rsidRPr="00A471B5">
        <w:t>it...</w:t>
      </w:r>
    </w:p>
    <w:p w14:paraId="163B43D6" w14:textId="2E2F3BA9" w:rsidR="0037666E" w:rsidRDefault="0037666E" w:rsidP="00AC4D65">
      <w:pPr>
        <w:pStyle w:val="NumberedBulletPACKT"/>
        <w:numPr>
          <w:ilvl w:val="0"/>
          <w:numId w:val="40"/>
        </w:numPr>
      </w:pPr>
      <w:r>
        <w:t>Create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C:\Reskitapp</w:t>
      </w:r>
      <w:r w:rsidR="00281F6B">
        <w:t xml:space="preserve"> </w:t>
      </w:r>
      <w:r>
        <w:t>folder:</w:t>
      </w:r>
    </w:p>
    <w:p w14:paraId="7AA629B4" w14:textId="3A1B7EA2" w:rsidR="0037666E" w:rsidRDefault="0037666E" w:rsidP="00A471B5">
      <w:pPr>
        <w:pStyle w:val="CodeWithinBulletsEndPACKT"/>
      </w:pPr>
      <w:r>
        <w:t>$EA</w:t>
      </w:r>
      <w:r w:rsidR="00281F6B">
        <w:t xml:space="preserve"> </w:t>
      </w:r>
      <w:r>
        <w:t>=</w:t>
      </w:r>
      <w:r w:rsidR="00281F6B">
        <w:t xml:space="preserve"> </w:t>
      </w:r>
      <w:r>
        <w:t>@{ErrorAction='SilentlyContinue'}</w:t>
      </w:r>
    </w:p>
    <w:p w14:paraId="539ACABC" w14:textId="1691A51D" w:rsidR="0037666E" w:rsidRDefault="0037666E" w:rsidP="00A471B5">
      <w:pPr>
        <w:pStyle w:val="CodeWithinBulletsEndPACKT"/>
      </w:pPr>
      <w:r>
        <w:t>New-Item</w:t>
      </w:r>
      <w:r w:rsidR="00281F6B">
        <w:t xml:space="preserve"> </w:t>
      </w:r>
      <w:r>
        <w:t>-Path</w:t>
      </w:r>
      <w:r w:rsidR="00281F6B">
        <w:t xml:space="preserve"> </w:t>
      </w:r>
      <w:r>
        <w:t>C:\ReskitApp</w:t>
      </w:r>
      <w:r w:rsidR="00281F6B">
        <w:t xml:space="preserve"> </w:t>
      </w:r>
      <w:r>
        <w:t>-ItemType</w:t>
      </w:r>
      <w:r w:rsidR="00281F6B">
        <w:t xml:space="preserve"> </w:t>
      </w:r>
      <w:r>
        <w:t>Directory</w:t>
      </w:r>
      <w:r w:rsidR="00281F6B">
        <w:t xml:space="preserve"> </w:t>
      </w:r>
      <w:r>
        <w:t>@EA</w:t>
      </w:r>
    </w:p>
    <w:p w14:paraId="7460814F" w14:textId="338DAFC4" w:rsidR="0037666E" w:rsidRDefault="0037666E" w:rsidP="00AC4D65">
      <w:pPr>
        <w:pStyle w:val="NumberedBulletPACKT"/>
      </w:pPr>
      <w:r>
        <w:t>Create</w:t>
      </w:r>
      <w:r w:rsidR="00281F6B">
        <w:t xml:space="preserve"> </w:t>
      </w:r>
      <w:r>
        <w:t>a</w:t>
      </w:r>
      <w:r w:rsidR="00281F6B">
        <w:t xml:space="preserve"> </w:t>
      </w:r>
      <w:r>
        <w:t>web</w:t>
      </w:r>
      <w:r w:rsidR="00281F6B">
        <w:t xml:space="preserve"> </w:t>
      </w:r>
      <w:r>
        <w:t>page:</w:t>
      </w:r>
    </w:p>
    <w:p w14:paraId="354DACEF" w14:textId="24862418" w:rsidR="0037666E" w:rsidRDefault="0037666E" w:rsidP="00A471B5">
      <w:pPr>
        <w:pStyle w:val="CodeWithinBulletsEndPACKT"/>
      </w:pPr>
      <w:r>
        <w:t>$</w:t>
      </w:r>
      <w:proofErr w:type="spellStart"/>
      <w:r>
        <w:t>Fn</w:t>
      </w:r>
      <w:proofErr w:type="spellEnd"/>
      <w:r w:rsidR="00281F6B">
        <w:t xml:space="preserve"> </w:t>
      </w:r>
      <w:r>
        <w:t>=</w:t>
      </w:r>
      <w:r w:rsidR="00281F6B">
        <w:t xml:space="preserve"> </w:t>
      </w:r>
      <w:r>
        <w:t>'C:\</w:t>
      </w:r>
      <w:proofErr w:type="spellStart"/>
      <w:r>
        <w:t>Reskitapp</w:t>
      </w:r>
      <w:proofErr w:type="spellEnd"/>
      <w:r>
        <w:t>\Index.htm'</w:t>
      </w:r>
    </w:p>
    <w:p w14:paraId="7FF022C3" w14:textId="0563DBB3" w:rsidR="0037666E" w:rsidRDefault="0037666E" w:rsidP="00A471B5">
      <w:pPr>
        <w:pStyle w:val="CodeWithinBulletsEndPACKT"/>
      </w:pPr>
      <w:r>
        <w:lastRenderedPageBreak/>
        <w:t>$Index</w:t>
      </w:r>
      <w:r w:rsidR="00281F6B">
        <w:t xml:space="preserve"> </w:t>
      </w:r>
      <w:r>
        <w:t>=</w:t>
      </w:r>
      <w:r w:rsidR="00281F6B">
        <w:t xml:space="preserve"> </w:t>
      </w:r>
      <w:r>
        <w:t>@"</w:t>
      </w:r>
    </w:p>
    <w:p w14:paraId="3A72A028" w14:textId="2CAFC77B" w:rsidR="0037666E" w:rsidRDefault="0037666E" w:rsidP="00A471B5">
      <w:pPr>
        <w:pStyle w:val="CodeWithinBulletsEndPACKT"/>
      </w:pPr>
      <w:r>
        <w:t>&lt;!DOCTYPE</w:t>
      </w:r>
      <w:r w:rsidR="00281F6B">
        <w:t xml:space="preserve"> </w:t>
      </w:r>
      <w:r>
        <w:t>html&gt;</w:t>
      </w:r>
    </w:p>
    <w:p w14:paraId="5A76E82F" w14:textId="77777777" w:rsidR="0037666E" w:rsidRDefault="0037666E" w:rsidP="00A471B5">
      <w:pPr>
        <w:pStyle w:val="CodeWithinBulletsEndPACKT"/>
      </w:pPr>
      <w:r>
        <w:t>&lt;html&gt;&lt;head&gt;&lt;title&gt;</w:t>
      </w:r>
    </w:p>
    <w:p w14:paraId="1EB6421F" w14:textId="4970EB7C" w:rsidR="0037666E" w:rsidRDefault="0037666E" w:rsidP="00A471B5">
      <w:pPr>
        <w:pStyle w:val="CodeWithinBulletsEndPACKT"/>
      </w:pPr>
      <w:proofErr w:type="spellStart"/>
      <w:r>
        <w:t>ReskitApp</w:t>
      </w:r>
      <w:proofErr w:type="spellEnd"/>
      <w:r w:rsidR="00281F6B">
        <w:t xml:space="preserve"> </w:t>
      </w:r>
      <w:r>
        <w:t>Container</w:t>
      </w:r>
      <w:r w:rsidR="00281F6B">
        <w:t xml:space="preserve"> </w:t>
      </w:r>
      <w:r>
        <w:t>Application&lt;/title&gt;&lt;/head&gt;</w:t>
      </w:r>
    </w:p>
    <w:p w14:paraId="51135A14" w14:textId="77777777" w:rsidR="0037666E" w:rsidRDefault="0037666E" w:rsidP="00A471B5">
      <w:pPr>
        <w:pStyle w:val="CodeWithinBulletsEndPACKT"/>
      </w:pPr>
      <w:r>
        <w:t>&lt;body&gt;&lt;p&gt;&lt;center&gt;&lt;b&gt;</w:t>
      </w:r>
    </w:p>
    <w:p w14:paraId="6E73A1A8" w14:textId="66F905FF" w:rsidR="0037666E" w:rsidRDefault="0037666E" w:rsidP="00A471B5">
      <w:pPr>
        <w:pStyle w:val="CodeWithinBulletsEndPACKT"/>
      </w:pPr>
      <w:r>
        <w:t>HOME</w:t>
      </w:r>
      <w:r w:rsidR="00281F6B">
        <w:t xml:space="preserve"> </w:t>
      </w:r>
      <w:r>
        <w:t>PAGE</w:t>
      </w:r>
      <w:r w:rsidR="00281F6B">
        <w:t xml:space="preserve"> </w:t>
      </w:r>
      <w:r>
        <w:t>FOR</w:t>
      </w:r>
      <w:r w:rsidR="00281F6B">
        <w:t xml:space="preserve"> </w:t>
      </w:r>
      <w:r>
        <w:t>RESKITAPP</w:t>
      </w:r>
      <w:r w:rsidR="00281F6B">
        <w:t xml:space="preserve"> </w:t>
      </w:r>
      <w:r>
        <w:t>APPLICATION&lt;/b&gt;&lt;/p&gt;</w:t>
      </w:r>
    </w:p>
    <w:p w14:paraId="650D958D" w14:textId="19A884B5" w:rsidR="0037666E" w:rsidRDefault="0037666E" w:rsidP="00A471B5">
      <w:pPr>
        <w:pStyle w:val="CodeWithinBulletsEndPACKT"/>
      </w:pPr>
      <w:r>
        <w:t>Running</w:t>
      </w:r>
      <w:r w:rsidR="00281F6B">
        <w:t xml:space="preserve"> </w:t>
      </w:r>
      <w:r>
        <w:t>in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  <w:r w:rsidR="00281F6B">
        <w:t xml:space="preserve"> </w:t>
      </w:r>
      <w:r>
        <w:t>in</w:t>
      </w:r>
      <w:r w:rsidR="00281F6B">
        <w:t xml:space="preserve"> </w:t>
      </w:r>
      <w:r>
        <w:t>Windows</w:t>
      </w:r>
      <w:r w:rsidR="00281F6B">
        <w:t xml:space="preserve"> </w:t>
      </w:r>
      <w:r>
        <w:t>Server</w:t>
      </w:r>
      <w:r w:rsidR="00281F6B">
        <w:t xml:space="preserve"> </w:t>
      </w:r>
      <w:r>
        <w:t>2019&lt;p&gt;</w:t>
      </w:r>
    </w:p>
    <w:p w14:paraId="552F353D" w14:textId="77777777" w:rsidR="0037666E" w:rsidRDefault="0037666E" w:rsidP="00A471B5">
      <w:pPr>
        <w:pStyle w:val="CodeWithinBulletsEndPACKT"/>
      </w:pPr>
      <w:r>
        <w:t>&lt;/center&gt;&lt;</w:t>
      </w:r>
      <w:proofErr w:type="spellStart"/>
      <w:r>
        <w:t>br</w:t>
      </w:r>
      <w:proofErr w:type="spellEnd"/>
      <w:r>
        <w:t>&gt;&lt;</w:t>
      </w:r>
      <w:proofErr w:type="spellStart"/>
      <w:r>
        <w:t>hr</w:t>
      </w:r>
      <w:proofErr w:type="spellEnd"/>
      <w:r>
        <w:t>&gt;&lt;/body&gt;&lt;/html&gt;</w:t>
      </w:r>
    </w:p>
    <w:p w14:paraId="0F1A3809" w14:textId="77777777" w:rsidR="0037666E" w:rsidRDefault="0037666E" w:rsidP="00A471B5">
      <w:pPr>
        <w:pStyle w:val="CodeWithinBulletsEndPACKT"/>
      </w:pPr>
      <w:r>
        <w:t>"@</w:t>
      </w:r>
    </w:p>
    <w:p w14:paraId="7BE460B2" w14:textId="357B31B4" w:rsidR="0037666E" w:rsidRDefault="0037666E" w:rsidP="00A471B5">
      <w:pPr>
        <w:pStyle w:val="CodeWithinBulletsEndPACKT"/>
      </w:pPr>
      <w:r>
        <w:t>$Index</w:t>
      </w:r>
      <w:r w:rsidR="00281F6B">
        <w:t xml:space="preserve"> </w:t>
      </w:r>
      <w:r>
        <w:t>|</w:t>
      </w:r>
      <w:r w:rsidR="00281F6B">
        <w:t xml:space="preserve"> </w:t>
      </w:r>
      <w:r>
        <w:t>Out-File</w:t>
      </w:r>
      <w:r w:rsidR="00281F6B">
        <w:t xml:space="preserve"> </w:t>
      </w:r>
      <w:r>
        <w:t>-</w:t>
      </w:r>
      <w:proofErr w:type="spellStart"/>
      <w:r>
        <w:t>FilePath</w:t>
      </w:r>
      <w:proofErr w:type="spellEnd"/>
      <w:r w:rsidR="00281F6B">
        <w:t xml:space="preserve"> </w:t>
      </w:r>
      <w:r>
        <w:t>$</w:t>
      </w:r>
      <w:proofErr w:type="spellStart"/>
      <w:r>
        <w:t>Fn</w:t>
      </w:r>
      <w:proofErr w:type="spellEnd"/>
    </w:p>
    <w:p w14:paraId="035E8C0C" w14:textId="4ADB7915" w:rsidR="0037666E" w:rsidRDefault="0037666E" w:rsidP="00AC4D65">
      <w:pPr>
        <w:pStyle w:val="NumberedBulletPACKT"/>
      </w:pPr>
      <w:r>
        <w:t>Get</w:t>
      </w:r>
      <w:r w:rsidR="00281F6B">
        <w:t xml:space="preserve"> </w:t>
      </w:r>
      <w:r>
        <w:t>a</w:t>
      </w:r>
      <w:r w:rsidR="00281F6B">
        <w:t xml:space="preserve"> </w:t>
      </w:r>
      <w:r>
        <w:t>server</w:t>
      </w:r>
      <w:r w:rsidR="00281F6B">
        <w:t xml:space="preserve"> </w:t>
      </w:r>
      <w:r>
        <w:t>core</w:t>
      </w:r>
      <w:r w:rsidR="00281F6B">
        <w:t xml:space="preserve"> </w:t>
      </w:r>
      <w:r>
        <w:t>with</w:t>
      </w:r>
      <w:r w:rsidR="00281F6B">
        <w:t xml:space="preserve"> </w:t>
      </w:r>
      <w:r>
        <w:t>a</w:t>
      </w:r>
      <w:r w:rsidR="00281F6B">
        <w:t xml:space="preserve"> </w:t>
      </w:r>
      <w:r>
        <w:t>server</w:t>
      </w:r>
      <w:r w:rsidR="00281F6B">
        <w:t xml:space="preserve"> </w:t>
      </w:r>
      <w:r>
        <w:t>core</w:t>
      </w:r>
      <w:r w:rsidR="00281F6B">
        <w:t xml:space="preserve"> </w:t>
      </w:r>
      <w:r>
        <w:t>image</w:t>
      </w:r>
      <w:r w:rsidR="00281F6B">
        <w:t xml:space="preserve"> </w:t>
      </w:r>
      <w:r>
        <w:t>(with</w:t>
      </w:r>
      <w:r w:rsidR="00281F6B">
        <w:t xml:space="preserve"> </w:t>
      </w:r>
      <w:r>
        <w:t>IIS</w:t>
      </w:r>
      <w:r w:rsidR="00281F6B">
        <w:t xml:space="preserve"> </w:t>
      </w:r>
      <w:r>
        <w:t>loaded)</w:t>
      </w:r>
      <w:r w:rsidR="00281F6B">
        <w:t xml:space="preserve"> </w:t>
      </w:r>
      <w:r>
        <w:t>from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registry:</w:t>
      </w:r>
    </w:p>
    <w:p w14:paraId="5D2F53BE" w14:textId="1F7933BE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pull</w:t>
      </w:r>
      <w:r w:rsidR="00281F6B">
        <w:t xml:space="preserve"> </w:t>
      </w:r>
      <w:r>
        <w:t>mcr.microsoft.com/windows/</w:t>
      </w:r>
      <w:proofErr w:type="spellStart"/>
      <w:r>
        <w:t>servercore</w:t>
      </w:r>
      <w:proofErr w:type="spellEnd"/>
      <w:r>
        <w:t>/</w:t>
      </w:r>
      <w:proofErr w:type="spellStart"/>
      <w:r>
        <w:t>iis</w:t>
      </w:r>
      <w:proofErr w:type="spellEnd"/>
      <w:r w:rsidR="00281F6B">
        <w:t xml:space="preserve"> </w:t>
      </w:r>
      <w:r>
        <w:t>|</w:t>
      </w:r>
    </w:p>
    <w:p w14:paraId="7BAC8061" w14:textId="3EE4DF34" w:rsidR="0037666E" w:rsidRDefault="00281F6B" w:rsidP="00A471B5">
      <w:pPr>
        <w:pStyle w:val="CodeWithinBulletsEndPACKT"/>
      </w:pPr>
      <w:r>
        <w:t xml:space="preserve">  </w:t>
      </w:r>
      <w:r w:rsidR="0037666E">
        <w:t>Out-Null</w:t>
      </w:r>
    </w:p>
    <w:p w14:paraId="23C5F9B5" w14:textId="77BC1902" w:rsidR="0037666E" w:rsidRDefault="0037666E" w:rsidP="00AC4D65">
      <w:pPr>
        <w:pStyle w:val="NumberedBulletPACKT"/>
      </w:pP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r>
        <w:t>image</w:t>
      </w:r>
      <w:r w:rsidR="00281F6B">
        <w:t xml:space="preserve"> </w:t>
      </w:r>
      <w:r>
        <w:t>as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  <w:r w:rsidR="00281F6B">
        <w:t xml:space="preserve"> </w:t>
      </w:r>
      <w:r>
        <w:t>named</w:t>
      </w:r>
      <w:r w:rsidR="00281F6B">
        <w:t xml:space="preserve"> </w:t>
      </w:r>
      <w:proofErr w:type="spellStart"/>
      <w:r w:rsidRPr="00A471B5">
        <w:rPr>
          <w:rStyle w:val="CodeInTextPACKT"/>
        </w:rPr>
        <w:t>rkwebc</w:t>
      </w:r>
      <w:proofErr w:type="spellEnd"/>
      <w:r>
        <w:t>:</w:t>
      </w:r>
    </w:p>
    <w:p w14:paraId="7D0960F4" w14:textId="6FC444B3" w:rsidR="0037666E" w:rsidRDefault="0037666E" w:rsidP="00A471B5">
      <w:pPr>
        <w:pStyle w:val="CodeWithinBulletsEndPACKT"/>
      </w:pPr>
      <w:r>
        <w:t>$image</w:t>
      </w:r>
      <w:r w:rsidR="00281F6B">
        <w:t xml:space="preserve"> </w:t>
      </w:r>
      <w:r>
        <w:t>=</w:t>
      </w:r>
      <w:r w:rsidR="00281F6B">
        <w:t xml:space="preserve"> </w:t>
      </w:r>
      <w:r>
        <w:t>'mcr.microsoft.com/windows/</w:t>
      </w:r>
      <w:proofErr w:type="spellStart"/>
      <w:r>
        <w:t>servercore</w:t>
      </w:r>
      <w:proofErr w:type="spellEnd"/>
      <w:r>
        <w:t>/</w:t>
      </w:r>
      <w:proofErr w:type="spellStart"/>
      <w:r>
        <w:t>iis</w:t>
      </w:r>
      <w:proofErr w:type="spellEnd"/>
      <w:r>
        <w:t>'</w:t>
      </w:r>
    </w:p>
    <w:p w14:paraId="6BD9666D" w14:textId="4C1ECF20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run</w:t>
      </w:r>
      <w:r w:rsidR="00281F6B">
        <w:t xml:space="preserve"> </w:t>
      </w:r>
      <w:r>
        <w:t>-d</w:t>
      </w:r>
      <w:r w:rsidR="00281F6B">
        <w:t xml:space="preserve"> </w:t>
      </w:r>
      <w:r>
        <w:t>-p</w:t>
      </w:r>
      <w:r w:rsidR="00281F6B">
        <w:t xml:space="preserve"> </w:t>
      </w:r>
      <w:r>
        <w:t>80:80</w:t>
      </w:r>
      <w:r w:rsidR="00281F6B">
        <w:t xml:space="preserve"> </w:t>
      </w:r>
      <w:r>
        <w:t>--name</w:t>
      </w:r>
      <w:r w:rsidR="00281F6B">
        <w:t xml:space="preserve"> </w:t>
      </w:r>
      <w:proofErr w:type="spellStart"/>
      <w:r>
        <w:t>rkwebc</w:t>
      </w:r>
      <w:proofErr w:type="spellEnd"/>
      <w:r w:rsidR="00281F6B">
        <w:t xml:space="preserve"> </w:t>
      </w:r>
      <w:r>
        <w:t>"$image"</w:t>
      </w:r>
    </w:p>
    <w:p w14:paraId="0E3B521F" w14:textId="7F8611CF" w:rsidR="0037666E" w:rsidRDefault="0037666E" w:rsidP="00AC4D65">
      <w:pPr>
        <w:pStyle w:val="NumberedBulletPACKT"/>
      </w:pPr>
      <w:r>
        <w:t>Copy</w:t>
      </w:r>
      <w:r w:rsidR="00281F6B">
        <w:t xml:space="preserve"> </w:t>
      </w:r>
      <w:r>
        <w:t>our</w:t>
      </w:r>
      <w:r w:rsidR="00281F6B">
        <w:t xml:space="preserve"> </w:t>
      </w:r>
      <w:r>
        <w:t>file</w:t>
      </w:r>
      <w:r w:rsidR="00281F6B">
        <w:t xml:space="preserve"> </w:t>
      </w:r>
      <w:r>
        <w:t>into</w:t>
      </w:r>
      <w:r w:rsidR="00281F6B">
        <w:t xml:space="preserve"> </w:t>
      </w:r>
      <w:r>
        <w:t>the</w:t>
      </w:r>
      <w:r w:rsidR="00281F6B">
        <w:t xml:space="preserve"> </w:t>
      </w:r>
      <w:r>
        <w:t>container:</w:t>
      </w:r>
    </w:p>
    <w:p w14:paraId="14CA1FBE" w14:textId="7BA7E228" w:rsidR="0037666E" w:rsidRDefault="0037666E" w:rsidP="00A471B5">
      <w:pPr>
        <w:pStyle w:val="CodeWithinBulletsEndPACKT"/>
      </w:pPr>
      <w:r>
        <w:t>Set-Location</w:t>
      </w:r>
      <w:r w:rsidR="00281F6B">
        <w:t xml:space="preserve"> </w:t>
      </w:r>
      <w:r>
        <w:t>-Path</w:t>
      </w:r>
      <w:r w:rsidR="00281F6B">
        <w:t xml:space="preserve"> </w:t>
      </w:r>
      <w:r>
        <w:t>C:\Reskitapp</w:t>
      </w:r>
    </w:p>
    <w:p w14:paraId="29308382" w14:textId="41AA675C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cp</w:t>
      </w:r>
      <w:r w:rsidR="00281F6B">
        <w:t xml:space="preserve"> </w:t>
      </w:r>
      <w:r>
        <w:t>.\index.htm</w:t>
      </w:r>
      <w:r w:rsidR="00281F6B">
        <w:t xml:space="preserve"> </w:t>
      </w:r>
      <w:proofErr w:type="spellStart"/>
      <w:proofErr w:type="gramStart"/>
      <w:r>
        <w:t>rkwebc:c</w:t>
      </w:r>
      <w:proofErr w:type="spellEnd"/>
      <w:r>
        <w:t>:\</w:t>
      </w:r>
      <w:proofErr w:type="spellStart"/>
      <w:r>
        <w:t>inetpub</w:t>
      </w:r>
      <w:proofErr w:type="spellEnd"/>
      <w:r>
        <w:t>\</w:t>
      </w:r>
      <w:proofErr w:type="spellStart"/>
      <w:r>
        <w:t>wwwroot</w:t>
      </w:r>
      <w:proofErr w:type="spellEnd"/>
      <w:r>
        <w:t>\index.htm</w:t>
      </w:r>
      <w:proofErr w:type="gramEnd"/>
    </w:p>
    <w:p w14:paraId="4531D0A4" w14:textId="75802309" w:rsidR="0037666E" w:rsidRDefault="0037666E" w:rsidP="00AC4D65">
      <w:pPr>
        <w:pStyle w:val="NumberedBulletPACKT"/>
      </w:pPr>
      <w:r>
        <w:t>View</w:t>
      </w:r>
      <w:r w:rsidR="00281F6B">
        <w:t xml:space="preserve"> </w:t>
      </w:r>
      <w:r>
        <w:t>the</w:t>
      </w:r>
      <w:r w:rsidR="00281F6B">
        <w:t xml:space="preserve"> </w:t>
      </w:r>
      <w:r>
        <w:t>page:</w:t>
      </w:r>
    </w:p>
    <w:p w14:paraId="231E092F" w14:textId="075456D9" w:rsidR="0037666E" w:rsidRDefault="0037666E" w:rsidP="00A471B5">
      <w:pPr>
        <w:pStyle w:val="CodeWithinBulletsEndPACKT"/>
      </w:pPr>
      <w:r>
        <w:t>Start-Process</w:t>
      </w:r>
      <w:r w:rsidR="00281F6B">
        <w:t xml:space="preserve"> </w:t>
      </w:r>
      <w:r>
        <w:t>"Http://CH1.Reskit.Org/Index.htm"</w:t>
      </w:r>
    </w:p>
    <w:p w14:paraId="52530F3D" w14:textId="5FF021D8" w:rsidR="0037666E" w:rsidRDefault="0037666E" w:rsidP="00AC4D65">
      <w:pPr>
        <w:pStyle w:val="NumberedBulletPACKT"/>
      </w:pPr>
      <w:r>
        <w:t>Clean</w:t>
      </w:r>
      <w:r w:rsidR="00281F6B">
        <w:t xml:space="preserve"> </w:t>
      </w:r>
      <w:r>
        <w:t>up:</w:t>
      </w:r>
    </w:p>
    <w:p w14:paraId="577C75B8" w14:textId="44B5382F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rm</w:t>
      </w:r>
      <w:r w:rsidR="00281F6B">
        <w:t xml:space="preserve"> </w:t>
      </w:r>
      <w:proofErr w:type="spellStart"/>
      <w:r>
        <w:t>rkwebc</w:t>
      </w:r>
      <w:proofErr w:type="spellEnd"/>
      <w:r w:rsidR="00281F6B">
        <w:t xml:space="preserve"> </w:t>
      </w:r>
      <w:r>
        <w:t>-f</w:t>
      </w:r>
      <w:r w:rsidR="00281F6B">
        <w:t xml:space="preserve"> </w:t>
      </w:r>
      <w:r>
        <w:t>|</w:t>
      </w:r>
      <w:r w:rsidR="00281F6B">
        <w:t xml:space="preserve"> </w:t>
      </w:r>
      <w:r>
        <w:t>Out-Null</w:t>
      </w:r>
    </w:p>
    <w:p w14:paraId="5CBCF686" w14:textId="11388A54" w:rsidR="0037666E" w:rsidRDefault="0037666E" w:rsidP="00A471B5">
      <w:pPr>
        <w:pStyle w:val="CodeWithinBulletsEndPACKT"/>
      </w:pPr>
      <w:r>
        <w:t>docker</w:t>
      </w:r>
      <w:r w:rsidR="00281F6B">
        <w:t xml:space="preserve"> </w:t>
      </w:r>
      <w:r>
        <w:t>image</w:t>
      </w:r>
      <w:r w:rsidR="00281F6B">
        <w:t xml:space="preserve"> </w:t>
      </w:r>
      <w:proofErr w:type="gramStart"/>
      <w:r>
        <w:t>rm</w:t>
      </w:r>
      <w:r w:rsidR="00281F6B">
        <w:t xml:space="preserve">  </w:t>
      </w:r>
      <w:r>
        <w:t>mcr.microsoft.com</w:t>
      </w:r>
      <w:proofErr w:type="gramEnd"/>
      <w:r>
        <w:t>/windows/</w:t>
      </w:r>
      <w:proofErr w:type="spellStart"/>
      <w:r>
        <w:t>servercore</w:t>
      </w:r>
      <w:proofErr w:type="spellEnd"/>
      <w:r>
        <w:t>/</w:t>
      </w:r>
      <w:proofErr w:type="spellStart"/>
      <w:r>
        <w:t>iis</w:t>
      </w:r>
      <w:proofErr w:type="spellEnd"/>
      <w:r w:rsidR="00281F6B">
        <w:t xml:space="preserve"> </w:t>
      </w:r>
      <w:r>
        <w:t>|</w:t>
      </w:r>
      <w:r w:rsidR="00281F6B">
        <w:t xml:space="preserve"> </w:t>
      </w:r>
    </w:p>
    <w:p w14:paraId="584A54FC" w14:textId="512CBB6A" w:rsidR="0037666E" w:rsidRDefault="00281F6B" w:rsidP="00A471B5">
      <w:pPr>
        <w:pStyle w:val="CodeWithinBulletsEndPACKT"/>
      </w:pPr>
      <w:r>
        <w:t xml:space="preserve">  </w:t>
      </w:r>
      <w:r w:rsidR="0037666E">
        <w:t>Out-Null</w:t>
      </w:r>
    </w:p>
    <w:p w14:paraId="36AB2D60" w14:textId="230140C8" w:rsidR="0037666E" w:rsidRPr="00A471B5" w:rsidRDefault="0037666E" w:rsidP="00A471B5">
      <w:pPr>
        <w:pStyle w:val="Heading2"/>
      </w:pPr>
      <w:r w:rsidRPr="00A471B5">
        <w:t>How</w:t>
      </w:r>
      <w:r w:rsidR="00281F6B">
        <w:t xml:space="preserve"> </w:t>
      </w:r>
      <w:r w:rsidRPr="00A471B5">
        <w:t>it</w:t>
      </w:r>
      <w:r w:rsidR="00281F6B">
        <w:t xml:space="preserve"> </w:t>
      </w:r>
      <w:r w:rsidRPr="00A471B5">
        <w:t>works...</w:t>
      </w:r>
    </w:p>
    <w:p w14:paraId="5FF88FF1" w14:textId="4A74EE8C" w:rsidR="0037666E" w:rsidRDefault="0037666E" w:rsidP="00AC4D65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1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create</w:t>
      </w:r>
      <w:r w:rsidR="00281F6B">
        <w:t xml:space="preserve"> </w:t>
      </w:r>
      <w:r>
        <w:t>a</w:t>
      </w:r>
      <w:r w:rsidR="00281F6B">
        <w:t xml:space="preserve"> </w:t>
      </w:r>
      <w:r>
        <w:t>folder</w:t>
      </w:r>
      <w:r w:rsidR="00281F6B">
        <w:t xml:space="preserve"> </w:t>
      </w:r>
      <w:r>
        <w:t>on</w:t>
      </w:r>
      <w:r w:rsidR="00281F6B">
        <w:t xml:space="preserve"> </w:t>
      </w:r>
      <w:r w:rsidRPr="00A471B5">
        <w:rPr>
          <w:rStyle w:val="CodeInTextPACKT"/>
        </w:rPr>
        <w:t>CH1</w:t>
      </w:r>
      <w:r w:rsidR="00281F6B">
        <w:t xml:space="preserve"> </w:t>
      </w:r>
      <w:r>
        <w:t>to</w:t>
      </w:r>
      <w:r w:rsidR="00281F6B">
        <w:t xml:space="preserve"> </w:t>
      </w:r>
      <w:r>
        <w:t>hold</w:t>
      </w:r>
      <w:r w:rsidR="00281F6B">
        <w:t xml:space="preserve"> </w:t>
      </w:r>
      <w:r>
        <w:t>a</w:t>
      </w:r>
      <w:r w:rsidR="00281F6B">
        <w:t xml:space="preserve"> </w:t>
      </w:r>
      <w:r>
        <w:t>web</w:t>
      </w:r>
      <w:r w:rsidR="00281F6B">
        <w:t xml:space="preserve"> </w:t>
      </w:r>
      <w:r>
        <w:t>page.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2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create</w:t>
      </w:r>
      <w:r w:rsidR="00281F6B">
        <w:t xml:space="preserve"> </w:t>
      </w:r>
      <w:r>
        <w:t>a</w:t>
      </w:r>
      <w:r w:rsidR="00281F6B">
        <w:t xml:space="preserve"> </w:t>
      </w:r>
      <w:r>
        <w:t>very</w:t>
      </w:r>
      <w:r w:rsidR="00281F6B">
        <w:t xml:space="preserve"> </w:t>
      </w:r>
      <w:r>
        <w:t>simple</w:t>
      </w:r>
      <w:r w:rsidR="00281F6B">
        <w:t xml:space="preserve"> </w:t>
      </w:r>
      <w:r w:rsidRPr="00231C74">
        <w:rPr>
          <w:rStyle w:val="KeyWordPACKT"/>
        </w:rPr>
        <w:t>home</w:t>
      </w:r>
      <w:r w:rsidR="00281F6B">
        <w:t xml:space="preserve"> </w:t>
      </w:r>
      <w:r>
        <w:t>HTML</w:t>
      </w:r>
      <w:r w:rsidR="00281F6B">
        <w:t xml:space="preserve"> </w:t>
      </w:r>
      <w:r>
        <w:t>page.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3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download</w:t>
      </w:r>
      <w:r w:rsidR="00281F6B">
        <w:t xml:space="preserve"> </w:t>
      </w:r>
      <w:r>
        <w:t>a</w:t>
      </w:r>
      <w:r w:rsidR="00281F6B">
        <w:t xml:space="preserve"> </w:t>
      </w:r>
      <w:r>
        <w:t>server</w:t>
      </w:r>
      <w:r w:rsidR="00281F6B">
        <w:t xml:space="preserve"> </w:t>
      </w:r>
      <w:r>
        <w:t>core</w:t>
      </w:r>
      <w:r w:rsidR="00281F6B">
        <w:t xml:space="preserve"> </w:t>
      </w:r>
      <w:r>
        <w:t>image</w:t>
      </w:r>
      <w:r w:rsidR="00281F6B">
        <w:t xml:space="preserve"> </w:t>
      </w:r>
      <w:r>
        <w:t>that</w:t>
      </w:r>
      <w:r w:rsidR="00281F6B">
        <w:t xml:space="preserve"> </w:t>
      </w:r>
      <w:r>
        <w:t>contains</w:t>
      </w:r>
      <w:r w:rsidR="00281F6B">
        <w:t xml:space="preserve"> </w:t>
      </w:r>
      <w:r>
        <w:t>IIS.</w:t>
      </w:r>
      <w:r w:rsidR="00281F6B">
        <w:t xml:space="preserve"> </w:t>
      </w:r>
      <w:r>
        <w:t>These</w:t>
      </w:r>
      <w:r w:rsidR="00281F6B">
        <w:t xml:space="preserve"> </w:t>
      </w:r>
      <w:r>
        <w:t>first</w:t>
      </w:r>
      <w:r w:rsidR="00281F6B">
        <w:t xml:space="preserve"> </w:t>
      </w:r>
      <w:r>
        <w:t>three</w:t>
      </w:r>
      <w:r w:rsidR="00281F6B">
        <w:t xml:space="preserve"> </w:t>
      </w:r>
      <w:r>
        <w:t>steps</w:t>
      </w:r>
      <w:r w:rsidR="00281F6B">
        <w:t xml:space="preserve"> </w:t>
      </w:r>
      <w:r>
        <w:t>produce</w:t>
      </w:r>
      <w:r w:rsidR="00281F6B">
        <w:t xml:space="preserve"> </w:t>
      </w:r>
      <w:r>
        <w:t>no</w:t>
      </w:r>
      <w:r w:rsidR="00281F6B">
        <w:t xml:space="preserve"> </w:t>
      </w:r>
      <w:r>
        <w:t>output.</w:t>
      </w:r>
    </w:p>
    <w:p w14:paraId="5DB7091C" w14:textId="63FC9BE6" w:rsidR="0037666E" w:rsidRDefault="0037666E" w:rsidP="00AC4D65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4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r>
        <w:t>image</w:t>
      </w:r>
      <w:r w:rsidR="00281F6B">
        <w:t xml:space="preserve"> </w:t>
      </w:r>
      <w:r>
        <w:t>as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  <w:r w:rsidR="00281F6B">
        <w:t xml:space="preserve"> </w:t>
      </w:r>
      <w:r>
        <w:t>named</w:t>
      </w:r>
      <w:r w:rsidR="00281F6B">
        <w:t xml:space="preserve"> </w:t>
      </w:r>
      <w:proofErr w:type="spellStart"/>
      <w:r w:rsidRPr="00A471B5">
        <w:rPr>
          <w:rStyle w:val="CodeInTextPACKT"/>
        </w:rPr>
        <w:t>rkwebc</w:t>
      </w:r>
      <w:proofErr w:type="spellEnd"/>
      <w:r w:rsidR="00281F6B">
        <w:t xml:space="preserve"> </w:t>
      </w:r>
      <w:r>
        <w:t>and</w:t>
      </w:r>
      <w:r w:rsidR="00281F6B">
        <w:t xml:space="preserve"> </w:t>
      </w:r>
      <w:r>
        <w:t>bridge</w:t>
      </w:r>
      <w:r w:rsidR="00281F6B">
        <w:t xml:space="preserve"> </w:t>
      </w:r>
      <w:r>
        <w:t>the</w:t>
      </w:r>
      <w:r w:rsidR="00281F6B">
        <w:t xml:space="preserve"> </w:t>
      </w:r>
      <w:r>
        <w:t>local</w:t>
      </w:r>
      <w:r w:rsidR="00281F6B">
        <w:t xml:space="preserve"> </w:t>
      </w:r>
      <w:r>
        <w:t>port</w:t>
      </w:r>
      <w:r w:rsidR="00281F6B">
        <w:t xml:space="preserve"> </w:t>
      </w:r>
      <w:r w:rsidRPr="00A471B5">
        <w:rPr>
          <w:rStyle w:val="CodeInTextPACKT"/>
        </w:rPr>
        <w:t>80</w:t>
      </w:r>
      <w:r w:rsidR="00281F6B">
        <w:t xml:space="preserve"> </w:t>
      </w:r>
      <w:r>
        <w:t>to</w:t>
      </w:r>
      <w:r w:rsidR="00281F6B">
        <w:t xml:space="preserve"> </w:t>
      </w:r>
      <w:r>
        <w:t>the</w:t>
      </w:r>
      <w:r w:rsidR="00281F6B">
        <w:t xml:space="preserve"> </w:t>
      </w:r>
      <w:r>
        <w:t>container's</w:t>
      </w:r>
      <w:r w:rsidR="00281F6B">
        <w:t xml:space="preserve"> </w:t>
      </w:r>
      <w:r>
        <w:t>port</w:t>
      </w:r>
      <w:r w:rsidR="00281F6B">
        <w:t xml:space="preserve"> </w:t>
      </w:r>
      <w:r w:rsidRPr="00A471B5">
        <w:rPr>
          <w:rStyle w:val="CodeInTextPACKT"/>
        </w:rPr>
        <w:t>80</w:t>
      </w:r>
      <w:r>
        <w:t>,</w:t>
      </w:r>
      <w:r w:rsidR="00281F6B">
        <w:t xml:space="preserve"> </w:t>
      </w:r>
      <w:r>
        <w:t>which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51E55AFA" w14:textId="0E85131B" w:rsidR="0037666E" w:rsidRDefault="0037666E" w:rsidP="00AC4D65">
      <w:pPr>
        <w:pStyle w:val="FigurePACKT"/>
      </w:pPr>
      <w:r>
        <w:rPr>
          <w:noProof/>
        </w:rPr>
        <w:lastRenderedPageBreak/>
        <w:drawing>
          <wp:inline distT="0" distB="0" distL="0" distR="0" wp14:anchorId="039C21CA" wp14:editId="13390BC4">
            <wp:extent cx="4556760" cy="525780"/>
            <wp:effectExtent l="0" t="0" r="0" b="7620"/>
            <wp:docPr id="24" name="Picture 24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008F" w14:textId="336159A9" w:rsidR="0037666E" w:rsidRDefault="0037666E" w:rsidP="00AC4D65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5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copy</w:t>
      </w:r>
      <w:r w:rsidR="00281F6B">
        <w:t xml:space="preserve"> </w:t>
      </w:r>
      <w:r>
        <w:t>the</w:t>
      </w:r>
      <w:r w:rsidR="00281F6B">
        <w:t xml:space="preserve"> </w:t>
      </w:r>
      <w:r>
        <w:t>web</w:t>
      </w:r>
      <w:r w:rsidR="00281F6B">
        <w:t xml:space="preserve"> </w:t>
      </w:r>
      <w:r>
        <w:t>page</w:t>
      </w:r>
      <w:r w:rsidR="00281F6B">
        <w:t xml:space="preserve"> </w:t>
      </w:r>
      <w:r>
        <w:t>HTML</w:t>
      </w:r>
      <w:r w:rsidR="00281F6B">
        <w:t xml:space="preserve"> </w:t>
      </w:r>
      <w:r>
        <w:t>file</w:t>
      </w:r>
      <w:r w:rsidR="00281F6B">
        <w:t xml:space="preserve"> </w:t>
      </w:r>
      <w:r>
        <w:t>from</w:t>
      </w:r>
      <w:r w:rsidR="00281F6B">
        <w:t xml:space="preserve"> </w:t>
      </w:r>
      <w:r w:rsidRPr="00A471B5">
        <w:rPr>
          <w:rStyle w:val="CodeInTextPACKT"/>
        </w:rPr>
        <w:t>CH1</w:t>
      </w:r>
      <w:r w:rsidR="00281F6B">
        <w:t xml:space="preserve"> </w:t>
      </w:r>
      <w:r>
        <w:t>into</w:t>
      </w:r>
      <w:r w:rsidR="00281F6B">
        <w:t xml:space="preserve"> </w:t>
      </w:r>
      <w:r>
        <w:t>the</w:t>
      </w:r>
      <w:r w:rsidR="00281F6B">
        <w:t xml:space="preserve"> </w:t>
      </w:r>
      <w:r>
        <w:t>container,</w:t>
      </w:r>
      <w:r w:rsidR="00281F6B">
        <w:t xml:space="preserve"> </w:t>
      </w:r>
      <w:r>
        <w:t>which</w:t>
      </w:r>
      <w:r w:rsidR="00281F6B">
        <w:t xml:space="preserve"> </w:t>
      </w:r>
      <w:r>
        <w:t>produces</w:t>
      </w:r>
      <w:r w:rsidR="00281F6B">
        <w:t xml:space="preserve"> </w:t>
      </w:r>
      <w:r>
        <w:t>no</w:t>
      </w:r>
      <w:r w:rsidR="00281F6B">
        <w:t xml:space="preserve"> </w:t>
      </w:r>
      <w:r>
        <w:t>output.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6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view</w:t>
      </w:r>
      <w:r w:rsidR="00281F6B">
        <w:t xml:space="preserve"> </w:t>
      </w:r>
      <w:r>
        <w:t>the</w:t>
      </w:r>
      <w:r w:rsidR="00281F6B">
        <w:t xml:space="preserve"> </w:t>
      </w:r>
      <w:r>
        <w:t>container's</w:t>
      </w:r>
      <w:r w:rsidR="00281F6B">
        <w:t xml:space="preserve"> </w:t>
      </w:r>
      <w:r>
        <w:t>web</w:t>
      </w:r>
      <w:r w:rsidR="00281F6B">
        <w:t xml:space="preserve"> </w:t>
      </w:r>
      <w:r>
        <w:t>page,</w:t>
      </w:r>
      <w:r w:rsidR="00281F6B">
        <w:t xml:space="preserve"> </w:t>
      </w:r>
      <w:r>
        <w:t>which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3A8262B0" w14:textId="7807A17A" w:rsidR="0037666E" w:rsidRDefault="0037666E" w:rsidP="00AC4D65">
      <w:pPr>
        <w:pStyle w:val="FigurePACKT"/>
      </w:pPr>
      <w:r>
        <w:rPr>
          <w:noProof/>
        </w:rPr>
        <w:drawing>
          <wp:inline distT="0" distB="0" distL="0" distR="0" wp14:anchorId="17C8EAC6" wp14:editId="1C515A73">
            <wp:extent cx="5943600" cy="1773555"/>
            <wp:effectExtent l="0" t="0" r="0" b="0"/>
            <wp:docPr id="23" name="Picture 23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D3A1" w14:textId="2EFBD040" w:rsidR="0037666E" w:rsidRDefault="0037666E" w:rsidP="00AC4D65">
      <w:pPr>
        <w:pStyle w:val="NormalPACKT"/>
      </w:pPr>
      <w:r>
        <w:t>Finally,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7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forcibly</w:t>
      </w:r>
      <w:r w:rsidR="00281F6B">
        <w:t xml:space="preserve"> </w:t>
      </w:r>
      <w:r>
        <w:t>stop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and</w:t>
      </w:r>
      <w:r w:rsidR="00281F6B">
        <w:t xml:space="preserve"> </w:t>
      </w:r>
      <w:r>
        <w:t>remove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image,</w:t>
      </w:r>
      <w:r w:rsidR="00281F6B">
        <w:t xml:space="preserve"> </w:t>
      </w:r>
      <w:r>
        <w:t>which</w:t>
      </w:r>
      <w:r w:rsidR="00281F6B">
        <w:t xml:space="preserve"> </w:t>
      </w:r>
      <w:r>
        <w:t>produces</w:t>
      </w:r>
      <w:r w:rsidR="00281F6B">
        <w:t xml:space="preserve"> </w:t>
      </w:r>
      <w:r>
        <w:t>no</w:t>
      </w:r>
      <w:r w:rsidR="00281F6B">
        <w:t xml:space="preserve"> </w:t>
      </w:r>
      <w:r>
        <w:t>output.</w:t>
      </w:r>
    </w:p>
    <w:p w14:paraId="1B938B3A" w14:textId="42CAE676" w:rsidR="0037666E" w:rsidRPr="00A471B5" w:rsidRDefault="0037666E" w:rsidP="00A471B5">
      <w:pPr>
        <w:pStyle w:val="Heading2"/>
      </w:pPr>
      <w:r w:rsidRPr="00A471B5">
        <w:t>There's</w:t>
      </w:r>
      <w:r w:rsidR="00281F6B">
        <w:t xml:space="preserve"> </w:t>
      </w:r>
      <w:r w:rsidRPr="00A471B5">
        <w:t>more...</w:t>
      </w:r>
    </w:p>
    <w:p w14:paraId="0650EB58" w14:textId="4233AF8B" w:rsidR="0037666E" w:rsidRDefault="0037666E" w:rsidP="00AC4D65">
      <w:pPr>
        <w:pStyle w:val="NormalPACKT"/>
      </w:pPr>
      <w:r>
        <w:t>This</w:t>
      </w:r>
      <w:r w:rsidR="00281F6B">
        <w:t xml:space="preserve"> </w:t>
      </w:r>
      <w:r>
        <w:t>recipe</w:t>
      </w:r>
      <w:r w:rsidR="00281F6B">
        <w:t xml:space="preserve"> </w:t>
      </w:r>
      <w:r>
        <w:t>creates</w:t>
      </w:r>
      <w:r w:rsidR="00281F6B">
        <w:t xml:space="preserve"> </w:t>
      </w:r>
      <w:r>
        <w:t>a</w:t>
      </w:r>
      <w:r w:rsidR="00281F6B">
        <w:t xml:space="preserve"> </w:t>
      </w:r>
      <w:r>
        <w:t>new</w:t>
      </w:r>
      <w:r w:rsidR="00281F6B">
        <w:t xml:space="preserve"> </w:t>
      </w:r>
      <w:r>
        <w:t>web</w:t>
      </w:r>
      <w:r w:rsidR="00281F6B">
        <w:t xml:space="preserve"> </w:t>
      </w:r>
      <w:r>
        <w:t>page</w:t>
      </w:r>
      <w:r w:rsidR="00281F6B">
        <w:t xml:space="preserve"> </w:t>
      </w:r>
      <w:r>
        <w:t>(in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1</w:t>
      </w:r>
      <w:r w:rsidR="00281F6B">
        <w:t xml:space="preserve"> </w:t>
      </w:r>
      <w:r>
        <w:t>and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2)</w:t>
      </w:r>
      <w:r w:rsidR="00281F6B">
        <w:t xml:space="preserve"> </w:t>
      </w:r>
      <w:r>
        <w:t>on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CH1</w:t>
      </w:r>
      <w:r w:rsidR="00281F6B">
        <w:t xml:space="preserve"> </w:t>
      </w:r>
      <w:r>
        <w:t>host,</w:t>
      </w:r>
      <w:r w:rsidR="00281F6B">
        <w:t xml:space="preserve"> </w:t>
      </w:r>
      <w:r>
        <w:t>then</w:t>
      </w:r>
      <w:r w:rsidR="00281F6B">
        <w:t xml:space="preserve"> </w:t>
      </w:r>
      <w:r>
        <w:t>copies</w:t>
      </w:r>
      <w:r w:rsidR="00281F6B">
        <w:t xml:space="preserve"> </w:t>
      </w:r>
      <w:r>
        <w:t>that</w:t>
      </w:r>
      <w:r w:rsidR="00281F6B">
        <w:t xml:space="preserve"> </w:t>
      </w:r>
      <w:r>
        <w:t>file</w:t>
      </w:r>
      <w:r w:rsidR="00281F6B">
        <w:t xml:space="preserve"> </w:t>
      </w:r>
      <w:r>
        <w:t>into</w:t>
      </w:r>
      <w:r w:rsidR="00281F6B">
        <w:t xml:space="preserve"> </w:t>
      </w:r>
      <w:r>
        <w:t>the</w:t>
      </w:r>
      <w:r w:rsidR="00281F6B">
        <w:t xml:space="preserve"> </w:t>
      </w:r>
      <w:r>
        <w:t>running</w:t>
      </w:r>
      <w:r w:rsidR="00281F6B">
        <w:t xml:space="preserve"> </w:t>
      </w:r>
      <w:r>
        <w:t>container</w:t>
      </w:r>
      <w:r w:rsidR="00281F6B">
        <w:t xml:space="preserve"> </w:t>
      </w:r>
      <w:r>
        <w:t>(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5</w:t>
      </w:r>
      <w:r>
        <w:t>).</w:t>
      </w:r>
      <w:r w:rsidR="00281F6B">
        <w:t xml:space="preserve"> </w:t>
      </w:r>
      <w:r>
        <w:t>When</w:t>
      </w:r>
      <w:r w:rsidR="00281F6B">
        <w:t xml:space="preserve"> </w:t>
      </w:r>
      <w:r>
        <w:t>you</w:t>
      </w:r>
      <w:r w:rsidR="00281F6B">
        <w:t xml:space="preserve"> </w:t>
      </w: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r>
        <w:t>container,</w:t>
      </w:r>
      <w:r w:rsidR="00281F6B">
        <w:t xml:space="preserve"> </w:t>
      </w:r>
      <w:r>
        <w:t>you</w:t>
      </w:r>
      <w:r w:rsidR="00281F6B">
        <w:t xml:space="preserve"> </w:t>
      </w:r>
      <w:r>
        <w:t>use</w:t>
      </w:r>
      <w:r w:rsidR="00281F6B">
        <w:t xml:space="preserve"> </w:t>
      </w:r>
      <w:r>
        <w:t>port</w:t>
      </w:r>
      <w:r w:rsidR="00281F6B">
        <w:t xml:space="preserve"> </w:t>
      </w:r>
      <w:r>
        <w:t>forwarding</w:t>
      </w:r>
      <w:r w:rsidR="00281F6B">
        <w:t xml:space="preserve"> </w:t>
      </w:r>
      <w:r>
        <w:t>to</w:t>
      </w:r>
      <w:r w:rsidR="00281F6B">
        <w:t xml:space="preserve"> </w:t>
      </w:r>
      <w:r>
        <w:t>instruct</w:t>
      </w:r>
      <w:r w:rsidR="00281F6B">
        <w:t xml:space="preserve"> </w:t>
      </w:r>
      <w:r>
        <w:t>Docker</w:t>
      </w:r>
      <w:r w:rsidR="00281F6B">
        <w:t xml:space="preserve"> </w:t>
      </w:r>
      <w:r>
        <w:t>to</w:t>
      </w:r>
      <w:r w:rsidR="00281F6B">
        <w:t xml:space="preserve"> </w:t>
      </w:r>
      <w:r>
        <w:t>forward</w:t>
      </w:r>
      <w:r w:rsidR="00281F6B">
        <w:t xml:space="preserve"> </w:t>
      </w:r>
      <w:r>
        <w:t>port</w:t>
      </w:r>
      <w:r w:rsidR="00281F6B">
        <w:t xml:space="preserve"> </w:t>
      </w:r>
      <w:r w:rsidRPr="00A471B5">
        <w:rPr>
          <w:rStyle w:val="CodeInTextPACKT"/>
        </w:rPr>
        <w:t>80</w:t>
      </w:r>
      <w:r w:rsidR="00281F6B">
        <w:t xml:space="preserve"> </w:t>
      </w:r>
      <w:r>
        <w:t>on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host</w:t>
      </w:r>
      <w:r w:rsidR="00281F6B">
        <w:t xml:space="preserve"> </w:t>
      </w:r>
      <w:r>
        <w:t>to</w:t>
      </w:r>
      <w:r w:rsidR="00281F6B">
        <w:t xml:space="preserve"> </w:t>
      </w:r>
      <w:r>
        <w:t>port</w:t>
      </w:r>
      <w:r w:rsidR="00281F6B">
        <w:t xml:space="preserve"> </w:t>
      </w:r>
      <w:r w:rsidRPr="00A471B5">
        <w:rPr>
          <w:rStyle w:val="CodeInTextPACKT"/>
        </w:rPr>
        <w:t>80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container.</w:t>
      </w:r>
      <w:r w:rsidR="00281F6B">
        <w:t xml:space="preserve"> </w:t>
      </w:r>
      <w:r>
        <w:t>This</w:t>
      </w:r>
      <w:r w:rsidR="00281F6B">
        <w:t xml:space="preserve"> </w:t>
      </w:r>
      <w:r>
        <w:t>means</w:t>
      </w:r>
      <w:r w:rsidR="00281F6B">
        <w:t xml:space="preserve"> </w:t>
      </w:r>
      <w:r>
        <w:t>that</w:t>
      </w:r>
      <w:r w:rsidR="00281F6B">
        <w:t xml:space="preserve"> </w:t>
      </w:r>
      <w:r>
        <w:t>although</w:t>
      </w:r>
      <w:r w:rsidR="00281F6B">
        <w:t xml:space="preserve"> </w:t>
      </w:r>
      <w:r>
        <w:t>you</w:t>
      </w:r>
      <w:r w:rsidR="00281F6B">
        <w:t xml:space="preserve"> </w:t>
      </w:r>
      <w:r>
        <w:t>do</w:t>
      </w:r>
      <w:r w:rsidR="00281F6B">
        <w:t xml:space="preserve"> </w:t>
      </w:r>
      <w:r>
        <w:t>not</w:t>
      </w:r>
      <w:r w:rsidR="00281F6B">
        <w:t xml:space="preserve"> </w:t>
      </w:r>
      <w:r>
        <w:t>have</w:t>
      </w:r>
      <w:r w:rsidR="00281F6B">
        <w:t xml:space="preserve"> </w:t>
      </w:r>
      <w:r>
        <w:t>IIS</w:t>
      </w:r>
      <w:r w:rsidR="00281F6B">
        <w:t xml:space="preserve"> </w:t>
      </w:r>
      <w:r>
        <w:t>loaded</w:t>
      </w:r>
      <w:r w:rsidR="00281F6B">
        <w:t xml:space="preserve"> </w:t>
      </w:r>
      <w:r>
        <w:t>on</w:t>
      </w:r>
      <w:r w:rsidR="00281F6B">
        <w:t xml:space="preserve"> </w:t>
      </w:r>
      <w:r w:rsidRPr="00A471B5">
        <w:rPr>
          <w:rStyle w:val="CodeInTextPACKT"/>
        </w:rPr>
        <w:t>CH1</w:t>
      </w:r>
      <w:r>
        <w:t>,</w:t>
      </w:r>
      <w:r w:rsidR="00281F6B">
        <w:t xml:space="preserve"> </w:t>
      </w:r>
      <w:r>
        <w:t>it</w:t>
      </w:r>
      <w:r w:rsidR="00281F6B">
        <w:t xml:space="preserve"> </w:t>
      </w:r>
      <w:r>
        <w:t>is</w:t>
      </w:r>
      <w:r w:rsidR="00281F6B">
        <w:t xml:space="preserve"> </w:t>
      </w:r>
      <w:r>
        <w:t>loaded,</w:t>
      </w:r>
      <w:r w:rsidR="00281F6B">
        <w:t xml:space="preserve"> </w:t>
      </w:r>
      <w:r>
        <w:t>active,</w:t>
      </w:r>
      <w:r w:rsidR="00281F6B">
        <w:t xml:space="preserve"> </w:t>
      </w:r>
      <w:r>
        <w:t>and</w:t>
      </w:r>
      <w:r w:rsidR="00281F6B">
        <w:t xml:space="preserve"> </w:t>
      </w:r>
      <w:r>
        <w:t>runs</w:t>
      </w:r>
      <w:r w:rsidR="00281F6B">
        <w:t xml:space="preserve"> </w:t>
      </w:r>
      <w:r>
        <w:t>a</w:t>
      </w:r>
      <w:r w:rsidR="00281F6B">
        <w:t xml:space="preserve"> </w:t>
      </w:r>
      <w:r>
        <w:t>website</w:t>
      </w:r>
      <w:r w:rsidR="00281F6B">
        <w:t xml:space="preserve"> </w:t>
      </w:r>
      <w:r w:rsidRPr="00A471B5">
        <w:rPr>
          <w:rStyle w:val="ItalicsPACKT"/>
        </w:rPr>
        <w:t>inside</w:t>
      </w:r>
      <w:r w:rsidR="00281F6B">
        <w:t xml:space="preserve"> </w:t>
      </w:r>
      <w:r>
        <w:t>the</w:t>
      </w:r>
      <w:r w:rsidR="00281F6B">
        <w:t xml:space="preserve"> </w:t>
      </w:r>
      <w:r>
        <w:t>container.</w:t>
      </w:r>
      <w:r w:rsidR="00281F6B">
        <w:t xml:space="preserve"> </w:t>
      </w:r>
      <w:r>
        <w:t>In</w:t>
      </w:r>
      <w:r w:rsidR="00281F6B">
        <w:t xml:space="preserve"> </w:t>
      </w:r>
      <w:r>
        <w:t>this</w:t>
      </w:r>
      <w:r w:rsidR="00281F6B">
        <w:t xml:space="preserve"> </w:t>
      </w:r>
      <w:r>
        <w:t>recipe,</w:t>
      </w:r>
      <w:r w:rsidR="00281F6B">
        <w:t xml:space="preserve"> </w:t>
      </w:r>
      <w:r>
        <w:t>you</w:t>
      </w:r>
      <w:r w:rsidR="00281F6B">
        <w:t xml:space="preserve"> </w:t>
      </w:r>
      <w:r>
        <w:t>are</w:t>
      </w:r>
      <w:r w:rsidR="00281F6B">
        <w:t xml:space="preserve"> </w:t>
      </w:r>
      <w:r>
        <w:t>making</w:t>
      </w:r>
      <w:r w:rsidR="00281F6B">
        <w:t xml:space="preserve"> </w:t>
      </w:r>
      <w:r>
        <w:t>use</w:t>
      </w:r>
      <w:r w:rsidR="00281F6B">
        <w:t xml:space="preserve"> </w:t>
      </w:r>
      <w:r>
        <w:t>of</w:t>
      </w:r>
      <w:r w:rsidR="00281F6B">
        <w:t xml:space="preserve"> </w:t>
      </w:r>
      <w:r>
        <w:t>the</w:t>
      </w:r>
      <w:r w:rsidR="00281F6B">
        <w:t xml:space="preserve"> </w:t>
      </w:r>
      <w:r>
        <w:t>existing</w:t>
      </w:r>
      <w:r w:rsidR="00281F6B">
        <w:t xml:space="preserve"> </w:t>
      </w:r>
      <w:r>
        <w:t>network</w:t>
      </w:r>
      <w:r w:rsidR="00281F6B">
        <w:t xml:space="preserve"> </w:t>
      </w:r>
      <w:r>
        <w:t>address/name</w:t>
      </w:r>
      <w:r w:rsidR="00281F6B">
        <w:t xml:space="preserve"> </w:t>
      </w:r>
      <w:r>
        <w:t>(that</w:t>
      </w:r>
      <w:r w:rsidR="00281F6B">
        <w:t xml:space="preserve"> </w:t>
      </w:r>
      <w:r>
        <w:t>is,</w:t>
      </w:r>
      <w:r w:rsidR="00281F6B">
        <w:t xml:space="preserve"> </w:t>
      </w:r>
      <w:r>
        <w:t>of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CH1</w:t>
      </w:r>
      <w:r w:rsidR="00281F6B">
        <w:t xml:space="preserve"> </w:t>
      </w:r>
      <w:r>
        <w:t>host)</w:t>
      </w:r>
      <w:r w:rsidR="00281F6B">
        <w:t xml:space="preserve"> </w:t>
      </w:r>
      <w:r>
        <w:t>to</w:t>
      </w:r>
      <w:r w:rsidR="00281F6B">
        <w:t xml:space="preserve"> </w:t>
      </w:r>
      <w:r>
        <w:t>access</w:t>
      </w:r>
      <w:r w:rsidR="00281F6B">
        <w:t xml:space="preserve"> </w:t>
      </w:r>
      <w:r>
        <w:t>the</w:t>
      </w:r>
      <w:r w:rsidR="00281F6B">
        <w:t xml:space="preserve"> </w:t>
      </w:r>
      <w:r>
        <w:t>container's</w:t>
      </w:r>
      <w:r w:rsidR="00281F6B">
        <w:t xml:space="preserve"> </w:t>
      </w:r>
      <w:r>
        <w:t>website.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see</w:t>
      </w:r>
      <w:r w:rsidR="00281F6B">
        <w:t xml:space="preserve"> </w:t>
      </w:r>
      <w:r>
        <w:t>another</w:t>
      </w:r>
      <w:r w:rsidR="00281F6B">
        <w:t xml:space="preserve"> </w:t>
      </w:r>
      <w:r>
        <w:t>method</w:t>
      </w:r>
      <w:r w:rsidR="00281F6B">
        <w:t xml:space="preserve"> </w:t>
      </w:r>
      <w:r>
        <w:t>to</w:t>
      </w:r>
      <w:r w:rsidR="00281F6B">
        <w:t xml:space="preserve"> </w:t>
      </w:r>
      <w:r>
        <w:t>push</w:t>
      </w:r>
      <w:r w:rsidR="00281F6B">
        <w:t xml:space="preserve"> </w:t>
      </w:r>
      <w:r>
        <w:t>data</w:t>
      </w:r>
      <w:r w:rsidR="00281F6B">
        <w:t xml:space="preserve"> </w:t>
      </w:r>
      <w:r>
        <w:t>into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ItalicsPACKT"/>
        </w:rPr>
        <w:t>Using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proofErr w:type="spellStart"/>
      <w:r w:rsidRPr="00A471B5">
        <w:rPr>
          <w:rStyle w:val="ItalicsPACKT"/>
        </w:rPr>
        <w:t>Dockerfile</w:t>
      </w:r>
      <w:proofErr w:type="spellEnd"/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to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create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and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use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container</w:t>
      </w:r>
      <w:r w:rsidR="00281F6B">
        <w:t xml:space="preserve"> </w:t>
      </w:r>
      <w:r>
        <w:t>recipe.</w:t>
      </w:r>
    </w:p>
    <w:p w14:paraId="69613614" w14:textId="36F4EBC0" w:rsidR="0037666E" w:rsidRDefault="0037666E" w:rsidP="00AC4D65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5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use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docker</w:t>
      </w:r>
      <w:r w:rsidR="00281F6B">
        <w:rPr>
          <w:rStyle w:val="CodeInTextPACKT"/>
        </w:rPr>
        <w:t xml:space="preserve"> </w:t>
      </w:r>
      <w:r w:rsidRPr="00A471B5">
        <w:rPr>
          <w:rStyle w:val="CodeInTextPACKT"/>
        </w:rPr>
        <w:t>cp</w:t>
      </w:r>
      <w:r w:rsidR="00281F6B">
        <w:t xml:space="preserve"> </w:t>
      </w:r>
      <w:r>
        <w:t>command</w:t>
      </w:r>
      <w:r w:rsidR="00281F6B">
        <w:t xml:space="preserve"> </w:t>
      </w:r>
      <w:r>
        <w:t>to</w:t>
      </w:r>
      <w:r w:rsidR="00281F6B">
        <w:t xml:space="preserve"> </w:t>
      </w:r>
      <w:r>
        <w:t>copy</w:t>
      </w:r>
      <w:r w:rsidR="00281F6B">
        <w:t xml:space="preserve"> </w:t>
      </w:r>
      <w:r>
        <w:t>files</w:t>
      </w:r>
      <w:r w:rsidR="00281F6B">
        <w:t xml:space="preserve"> </w:t>
      </w:r>
      <w:r>
        <w:t>from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host</w:t>
      </w:r>
      <w:r w:rsidR="00281F6B">
        <w:t xml:space="preserve"> </w:t>
      </w:r>
      <w:r>
        <w:t>into</w:t>
      </w:r>
      <w:r w:rsidR="00281F6B">
        <w:t xml:space="preserve"> </w:t>
      </w:r>
      <w:r>
        <w:t>the</w:t>
      </w:r>
      <w:r w:rsidR="00281F6B">
        <w:t xml:space="preserve"> </w:t>
      </w:r>
      <w:r>
        <w:t>container.</w:t>
      </w:r>
      <w:r w:rsidR="00281F6B">
        <w:t xml:space="preserve"> </w:t>
      </w:r>
      <w:r>
        <w:t>In</w:t>
      </w:r>
      <w:r w:rsidR="00281F6B">
        <w:t xml:space="preserve"> </w:t>
      </w:r>
      <w:r>
        <w:t>this</w:t>
      </w:r>
      <w:r w:rsidR="00281F6B">
        <w:t xml:space="preserve"> </w:t>
      </w:r>
      <w:r>
        <w:t>recipe,</w:t>
      </w:r>
      <w:r w:rsidR="00281F6B">
        <w:t xml:space="preserve"> </w:t>
      </w:r>
      <w:r>
        <w:t>you</w:t>
      </w:r>
      <w:r w:rsidR="00281F6B">
        <w:t xml:space="preserve"> </w:t>
      </w:r>
      <w:r>
        <w:t>only</w:t>
      </w:r>
      <w:r w:rsidR="00281F6B">
        <w:t xml:space="preserve"> </w:t>
      </w:r>
      <w:r>
        <w:t>add</w:t>
      </w:r>
      <w:r w:rsidR="00281F6B">
        <w:t xml:space="preserve"> </w:t>
      </w:r>
      <w:r>
        <w:t>(and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6</w:t>
      </w:r>
      <w:r>
        <w:t>,</w:t>
      </w:r>
      <w:r w:rsidR="00281F6B">
        <w:t xml:space="preserve"> </w:t>
      </w:r>
      <w:r>
        <w:t>view)</w:t>
      </w:r>
      <w:r w:rsidR="00281F6B">
        <w:t xml:space="preserve"> </w:t>
      </w:r>
      <w:r>
        <w:t>a</w:t>
      </w:r>
      <w:r w:rsidR="00281F6B">
        <w:t xml:space="preserve"> </w:t>
      </w:r>
      <w:r>
        <w:t>single</w:t>
      </w:r>
      <w:r w:rsidR="00281F6B">
        <w:t xml:space="preserve"> </w:t>
      </w:r>
      <w:r>
        <w:t>page</w:t>
      </w:r>
      <w:r w:rsidR="00281F6B">
        <w:t xml:space="preserve"> </w:t>
      </w:r>
      <w:r>
        <w:t>to</w:t>
      </w:r>
      <w:r w:rsidR="00281F6B">
        <w:t xml:space="preserve"> </w:t>
      </w:r>
      <w:r>
        <w:t>the</w:t>
      </w:r>
      <w:r w:rsidR="00281F6B">
        <w:t xml:space="preserve"> </w:t>
      </w:r>
      <w:r>
        <w:t>existing</w:t>
      </w:r>
      <w:r w:rsidR="00281F6B">
        <w:t xml:space="preserve"> </w:t>
      </w:r>
      <w:r>
        <w:t>default</w:t>
      </w:r>
      <w:r w:rsidR="00281F6B">
        <w:t xml:space="preserve"> </w:t>
      </w:r>
      <w:r>
        <w:t>website</w:t>
      </w:r>
      <w:r w:rsidR="00281F6B">
        <w:t xml:space="preserve"> </w:t>
      </w:r>
      <w:r>
        <w:t>that</w:t>
      </w:r>
      <w:r w:rsidR="00281F6B">
        <w:t xml:space="preserve"> </w:t>
      </w:r>
      <w:r>
        <w:t>was</w:t>
      </w:r>
      <w:r w:rsidR="00281F6B">
        <w:t xml:space="preserve"> </w:t>
      </w:r>
      <w:r>
        <w:t>loaded</w:t>
      </w:r>
      <w:r w:rsidR="00281F6B">
        <w:t xml:space="preserve"> </w:t>
      </w:r>
      <w:r>
        <w:t>by</w:t>
      </w:r>
      <w:r w:rsidR="00281F6B">
        <w:t xml:space="preserve"> </w:t>
      </w:r>
      <w:r>
        <w:t>installing</w:t>
      </w:r>
      <w:r w:rsidR="00281F6B">
        <w:t xml:space="preserve"> </w:t>
      </w:r>
      <w:r>
        <w:t>IIS.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use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docker</w:t>
      </w:r>
      <w:r w:rsidR="00281F6B">
        <w:rPr>
          <w:rStyle w:val="CodeInTextPACKT"/>
        </w:rPr>
        <w:t xml:space="preserve"> </w:t>
      </w:r>
      <w:r w:rsidRPr="00A471B5">
        <w:rPr>
          <w:rStyle w:val="CodeInTextPACKT"/>
        </w:rPr>
        <w:t>exec</w:t>
      </w:r>
      <w:r w:rsidR="00281F6B">
        <w:t xml:space="preserve"> </w:t>
      </w:r>
      <w:r>
        <w:t>command</w:t>
      </w:r>
      <w:r w:rsidR="00281F6B">
        <w:t xml:space="preserve"> </w:t>
      </w:r>
      <w:r>
        <w:t>to</w:t>
      </w:r>
      <w:r w:rsidR="00281F6B">
        <w:t xml:space="preserve"> </w:t>
      </w:r>
      <w:r>
        <w:t>create</w:t>
      </w:r>
      <w:r w:rsidR="00281F6B">
        <w:t xml:space="preserve"> </w:t>
      </w:r>
      <w:r>
        <w:t>a</w:t>
      </w:r>
      <w:r w:rsidR="00281F6B">
        <w:t xml:space="preserve"> </w:t>
      </w:r>
      <w:r>
        <w:t>new</w:t>
      </w:r>
      <w:r w:rsidR="00281F6B">
        <w:t xml:space="preserve"> </w:t>
      </w:r>
      <w:r>
        <w:t>website</w:t>
      </w:r>
      <w:r w:rsidR="00281F6B">
        <w:t xml:space="preserve"> </w:t>
      </w:r>
      <w:r>
        <w:t>inside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and</w:t>
      </w:r>
      <w:r w:rsidR="00281F6B">
        <w:t xml:space="preserve"> </w:t>
      </w:r>
      <w:r>
        <w:t>run</w:t>
      </w:r>
      <w:r w:rsidR="00281F6B">
        <w:t xml:space="preserve"> </w:t>
      </w:r>
      <w:r>
        <w:t>that,</w:t>
      </w:r>
      <w:r w:rsidR="00281F6B">
        <w:t xml:space="preserve"> </w:t>
      </w:r>
      <w:r>
        <w:t>much</w:t>
      </w:r>
      <w:r w:rsidR="00281F6B">
        <w:t xml:space="preserve"> </w:t>
      </w:r>
      <w:r>
        <w:t>like</w:t>
      </w:r>
      <w:r w:rsidR="00281F6B">
        <w:t xml:space="preserve"> </w:t>
      </w:r>
      <w:r>
        <w:t>you</w:t>
      </w:r>
      <w:r w:rsidR="00281F6B">
        <w:t xml:space="preserve"> </w:t>
      </w:r>
      <w:r>
        <w:t>did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recipes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IIS</w:t>
      </w:r>
      <w:r w:rsidR="00281F6B">
        <w:t xml:space="preserve"> </w:t>
      </w:r>
      <w:r>
        <w:t>chapter.</w:t>
      </w:r>
      <w:r w:rsidR="00281F6B">
        <w:t xml:space="preserve"> </w:t>
      </w:r>
      <w:r>
        <w:t>You</w:t>
      </w:r>
      <w:r w:rsidR="00281F6B">
        <w:t xml:space="preserve"> </w:t>
      </w:r>
      <w:r>
        <w:t>could</w:t>
      </w:r>
      <w:r w:rsidR="00281F6B">
        <w:t xml:space="preserve"> </w:t>
      </w:r>
      <w:r>
        <w:t>also</w:t>
      </w:r>
      <w:r w:rsidR="00281F6B">
        <w:t xml:space="preserve"> </w:t>
      </w:r>
      <w:r>
        <w:t>copy</w:t>
      </w:r>
      <w:r w:rsidR="00281F6B">
        <w:t xml:space="preserve"> </w:t>
      </w:r>
      <w:r>
        <w:t>all</w:t>
      </w:r>
      <w:r w:rsidR="00281F6B">
        <w:t xml:space="preserve"> </w:t>
      </w:r>
      <w:r>
        <w:t>the</w:t>
      </w:r>
      <w:r w:rsidR="00281F6B">
        <w:t xml:space="preserve"> </w:t>
      </w:r>
      <w:r>
        <w:t>files</w:t>
      </w:r>
      <w:r w:rsidR="00281F6B">
        <w:t xml:space="preserve"> </w:t>
      </w:r>
      <w:r>
        <w:t>and</w:t>
      </w:r>
      <w:r w:rsidR="00281F6B">
        <w:t xml:space="preserve"> </w:t>
      </w:r>
      <w:r>
        <w:t>other</w:t>
      </w:r>
      <w:r w:rsidR="00281F6B">
        <w:t xml:space="preserve"> </w:t>
      </w:r>
      <w:r>
        <w:t>resources</w:t>
      </w:r>
      <w:r w:rsidR="00281F6B">
        <w:t xml:space="preserve"> </w:t>
      </w:r>
      <w:r>
        <w:t>that</w:t>
      </w:r>
      <w:r w:rsidR="00281F6B">
        <w:t xml:space="preserve"> </w:t>
      </w:r>
      <w:r>
        <w:t>are</w:t>
      </w:r>
      <w:r w:rsidR="00281F6B">
        <w:t xml:space="preserve"> </w:t>
      </w:r>
      <w:r>
        <w:t>necessary</w:t>
      </w:r>
      <w:r w:rsidR="00281F6B">
        <w:t xml:space="preserve"> </w:t>
      </w:r>
      <w:r>
        <w:t>for</w:t>
      </w:r>
      <w:r w:rsidR="00281F6B">
        <w:t xml:space="preserve"> </w:t>
      </w:r>
      <w:r>
        <w:t>a</w:t>
      </w:r>
      <w:r w:rsidR="00281F6B">
        <w:t xml:space="preserve"> </w:t>
      </w:r>
      <w:r>
        <w:t>rich</w:t>
      </w:r>
      <w:r w:rsidR="00281F6B">
        <w:t xml:space="preserve"> </w:t>
      </w:r>
      <w:r>
        <w:t>website,</w:t>
      </w:r>
      <w:r w:rsidR="00281F6B">
        <w:t xml:space="preserve"> </w:t>
      </w:r>
      <w:r>
        <w:t>set</w:t>
      </w:r>
      <w:r w:rsidR="00281F6B">
        <w:t xml:space="preserve"> </w:t>
      </w:r>
      <w:r>
        <w:t>up</w:t>
      </w:r>
      <w:r w:rsidR="00281F6B">
        <w:t xml:space="preserve"> </w:t>
      </w:r>
      <w:r>
        <w:t>SSL,</w:t>
      </w:r>
      <w:r w:rsidR="00281F6B">
        <w:t xml:space="preserve"> </w:t>
      </w:r>
      <w:r>
        <w:t>and</w:t>
      </w:r>
      <w:r w:rsidR="00281F6B">
        <w:t xml:space="preserve"> </w:t>
      </w:r>
      <w:r>
        <w:t>make</w:t>
      </w:r>
      <w:r w:rsidR="00281F6B">
        <w:t xml:space="preserve"> </w:t>
      </w:r>
      <w:r>
        <w:t>use</w:t>
      </w:r>
      <w:r w:rsidR="00281F6B">
        <w:t xml:space="preserve"> </w:t>
      </w:r>
      <w:r>
        <w:t>of</w:t>
      </w:r>
      <w:r w:rsidR="00281F6B">
        <w:t xml:space="preserve"> </w:t>
      </w:r>
      <w:r>
        <w:t>host</w:t>
      </w:r>
      <w:r w:rsidR="00281F6B">
        <w:t xml:space="preserve"> </w:t>
      </w:r>
      <w:r>
        <w:t>headers</w:t>
      </w:r>
      <w:r w:rsidR="00281F6B">
        <w:t xml:space="preserve"> </w:t>
      </w:r>
      <w:r>
        <w:t>to</w:t>
      </w:r>
      <w:r w:rsidR="00281F6B">
        <w:t xml:space="preserve"> </w:t>
      </w:r>
      <w:r>
        <w:t>support</w:t>
      </w:r>
      <w:r w:rsidR="00281F6B">
        <w:t xml:space="preserve"> </w:t>
      </w:r>
      <w:r>
        <w:t>multiple</w:t>
      </w:r>
      <w:r w:rsidR="00281F6B">
        <w:t xml:space="preserve"> </w:t>
      </w:r>
      <w:r>
        <w:t>containers.</w:t>
      </w:r>
    </w:p>
    <w:p w14:paraId="5164966D" w14:textId="51D04279" w:rsidR="0037666E" w:rsidRDefault="0037666E" w:rsidP="00AC4D65">
      <w:pPr>
        <w:pStyle w:val="NormalPACKT"/>
      </w:pPr>
      <w:r>
        <w:lastRenderedPageBreak/>
        <w:t>In</w:t>
      </w:r>
      <w:r w:rsidR="00281F6B">
        <w:t xml:space="preserve"> </w:t>
      </w:r>
      <w:r>
        <w:t>this</w:t>
      </w:r>
      <w:r w:rsidR="00281F6B">
        <w:t xml:space="preserve"> </w:t>
      </w:r>
      <w:r>
        <w:t>recipe,</w:t>
      </w:r>
      <w:r w:rsidR="00281F6B">
        <w:t xml:space="preserve"> </w:t>
      </w:r>
      <w:r>
        <w:t>you</w:t>
      </w:r>
      <w:r w:rsidR="00281F6B">
        <w:t xml:space="preserve"> </w:t>
      </w:r>
      <w:r>
        <w:t>forwarded</w:t>
      </w:r>
      <w:r w:rsidR="00281F6B">
        <w:t xml:space="preserve"> </w:t>
      </w:r>
      <w:r>
        <w:t>traffic</w:t>
      </w:r>
      <w:r w:rsidR="00281F6B">
        <w:t xml:space="preserve"> </w:t>
      </w:r>
      <w:r>
        <w:t>inbound</w:t>
      </w:r>
      <w:r w:rsidR="00281F6B">
        <w:t xml:space="preserve"> </w:t>
      </w:r>
      <w:r>
        <w:t>to</w:t>
      </w:r>
      <w:r w:rsidR="00281F6B">
        <w:t xml:space="preserve"> </w:t>
      </w:r>
      <w:r>
        <w:t>port</w:t>
      </w:r>
      <w:r w:rsidR="00281F6B">
        <w:t xml:space="preserve"> </w:t>
      </w:r>
      <w:r w:rsidRPr="00A471B5">
        <w:rPr>
          <w:rStyle w:val="CodeInTextPACKT"/>
        </w:rPr>
        <w:t>80</w:t>
      </w:r>
      <w:r w:rsidR="00281F6B">
        <w:t xml:space="preserve"> </w:t>
      </w:r>
      <w:r>
        <w:t>on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host</w:t>
      </w:r>
      <w:r w:rsidR="00281F6B">
        <w:t xml:space="preserve"> </w:t>
      </w:r>
      <w:r>
        <w:t>to</w:t>
      </w:r>
      <w:r w:rsidR="00281F6B">
        <w:t xml:space="preserve"> </w:t>
      </w:r>
      <w:r>
        <w:t>port</w:t>
      </w:r>
      <w:r w:rsidR="00281F6B">
        <w:t xml:space="preserve"> </w:t>
      </w:r>
      <w:r w:rsidRPr="00A471B5">
        <w:rPr>
          <w:rStyle w:val="CodeInTextPACKT"/>
        </w:rPr>
        <w:t>80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container.</w:t>
      </w:r>
      <w:r w:rsidR="00281F6B">
        <w:t xml:space="preserve"> </w:t>
      </w:r>
      <w:r>
        <w:t>This</w:t>
      </w:r>
      <w:r w:rsidR="00281F6B">
        <w:t xml:space="preserve"> </w:t>
      </w:r>
      <w:r>
        <w:t>is</w:t>
      </w:r>
      <w:r w:rsidR="00281F6B">
        <w:t xml:space="preserve"> </w:t>
      </w:r>
      <w:r>
        <w:t>a</w:t>
      </w:r>
      <w:r w:rsidR="00281F6B">
        <w:t xml:space="preserve"> </w:t>
      </w:r>
      <w:r>
        <w:t>very</w:t>
      </w:r>
      <w:r w:rsidR="00281F6B">
        <w:t xml:space="preserve"> </w:t>
      </w:r>
      <w:r>
        <w:t>simple</w:t>
      </w:r>
      <w:r w:rsidR="00281F6B">
        <w:t xml:space="preserve"> </w:t>
      </w:r>
      <w:r>
        <w:t>way</w:t>
      </w:r>
      <w:r w:rsidR="00281F6B">
        <w:t xml:space="preserve"> </w:t>
      </w:r>
      <w:r>
        <w:t>to</w:t>
      </w:r>
      <w:r w:rsidR="00281F6B">
        <w:t xml:space="preserve"> </w:t>
      </w:r>
      <w:r>
        <w:t>use</w:t>
      </w:r>
      <w:r w:rsidR="00281F6B">
        <w:t xml:space="preserve"> </w:t>
      </w:r>
      <w:r>
        <w:t>containers</w:t>
      </w:r>
      <w:r w:rsidR="00281F6B">
        <w:t xml:space="preserve"> </w:t>
      </w:r>
      <w:r>
        <w:t>and</w:t>
      </w:r>
      <w:r w:rsidR="00281F6B">
        <w:t xml:space="preserve"> </w:t>
      </w:r>
      <w:r>
        <w:t>container</w:t>
      </w:r>
      <w:r w:rsidR="00281F6B">
        <w:t xml:space="preserve"> </w:t>
      </w:r>
      <w:r>
        <w:t>networking.</w:t>
      </w:r>
      <w:r w:rsidR="00281F6B">
        <w:t xml:space="preserve"> </w:t>
      </w:r>
      <w:r>
        <w:t>You</w:t>
      </w:r>
      <w:r w:rsidR="00281F6B">
        <w:t xml:space="preserve"> </w:t>
      </w:r>
      <w:r>
        <w:t>could</w:t>
      </w:r>
      <w:r w:rsidR="00281F6B">
        <w:t xml:space="preserve"> </w:t>
      </w:r>
      <w:r>
        <w:t>also</w:t>
      </w:r>
      <w:r w:rsidR="00281F6B">
        <w:t xml:space="preserve"> </w:t>
      </w:r>
      <w:r>
        <w:t>create</w:t>
      </w:r>
      <w:r w:rsidR="00281F6B">
        <w:t xml:space="preserve"> </w:t>
      </w:r>
      <w:r>
        <w:t>a</w:t>
      </w:r>
      <w:r w:rsidR="00281F6B">
        <w:t xml:space="preserve"> </w:t>
      </w:r>
      <w:r>
        <w:t>Docker</w:t>
      </w:r>
      <w:r w:rsidR="00281F6B">
        <w:t xml:space="preserve"> </w:t>
      </w:r>
      <w:r>
        <w:t>network</w:t>
      </w:r>
      <w:r w:rsidR="00281F6B">
        <w:t xml:space="preserve"> </w:t>
      </w:r>
      <w:r>
        <w:t>and</w:t>
      </w:r>
      <w:r w:rsidR="00281F6B">
        <w:t xml:space="preserve"> </w:t>
      </w:r>
      <w:r>
        <w:t>give</w:t>
      </w:r>
      <w:r w:rsidR="00281F6B">
        <w:t xml:space="preserve"> </w:t>
      </w:r>
      <w:r>
        <w:t>your</w:t>
      </w:r>
      <w:r w:rsidR="00281F6B">
        <w:t xml:space="preserve"> </w:t>
      </w:r>
      <w:r>
        <w:t>container</w:t>
      </w:r>
      <w:r w:rsidR="00281F6B">
        <w:t xml:space="preserve"> </w:t>
      </w:r>
      <w:r>
        <w:t>unique</w:t>
      </w:r>
      <w:r w:rsidR="00281F6B">
        <w:t xml:space="preserve"> </w:t>
      </w:r>
      <w:r>
        <w:t>IP</w:t>
      </w:r>
      <w:r w:rsidR="00281F6B">
        <w:t xml:space="preserve"> </w:t>
      </w:r>
      <w:r>
        <w:t>settings.</w:t>
      </w:r>
      <w:r w:rsidR="00281F6B">
        <w:t xml:space="preserve"> </w:t>
      </w:r>
      <w:r>
        <w:t>For</w:t>
      </w:r>
      <w:r w:rsidR="00281F6B">
        <w:t xml:space="preserve"> </w:t>
      </w:r>
      <w:r>
        <w:t>more</w:t>
      </w:r>
      <w:r w:rsidR="00281F6B">
        <w:t xml:space="preserve"> </w:t>
      </w:r>
      <w:r>
        <w:t>on</w:t>
      </w:r>
      <w:r w:rsidR="00281F6B">
        <w:t xml:space="preserve"> </w:t>
      </w:r>
      <w:r>
        <w:t>Docker</w:t>
      </w:r>
      <w:r w:rsidR="00281F6B">
        <w:t xml:space="preserve"> </w:t>
      </w:r>
      <w:r>
        <w:t>networking,</w:t>
      </w:r>
      <w:r w:rsidR="00281F6B">
        <w:t xml:space="preserve"> </w:t>
      </w:r>
      <w:r>
        <w:t>see</w:t>
      </w:r>
      <w:r w:rsidR="00281F6B">
        <w:t xml:space="preserve"> </w:t>
      </w:r>
      <w:r>
        <w:t>the</w:t>
      </w:r>
      <w:r w:rsidR="00281F6B">
        <w:t xml:space="preserve"> </w:t>
      </w:r>
      <w:r>
        <w:t>following:</w:t>
      </w:r>
      <w:r w:rsidR="00281F6B">
        <w:t xml:space="preserve"> </w:t>
      </w:r>
      <w:hyperlink r:id="rId27" w:history="1">
        <w:r w:rsidRPr="00AC4D65">
          <w:rPr>
            <w:rStyle w:val="URLPACKT0"/>
            <w:bCs/>
          </w:rPr>
          <w:t>http://rafalgolarz.com/blog/2017/04/10/networking_golang_app_with_docker_containers/</w:t>
        </w:r>
      </w:hyperlink>
      <w:r w:rsidR="00281F6B">
        <w:t xml:space="preserve"> </w:t>
      </w:r>
      <w:r>
        <w:t>and</w:t>
      </w:r>
      <w:r w:rsidR="00281F6B">
        <w:t xml:space="preserve"> </w:t>
      </w:r>
      <w:hyperlink r:id="rId28" w:history="1">
        <w:r w:rsidRPr="00AC4D65">
          <w:rPr>
            <w:rStyle w:val="URLPACKT0"/>
            <w:bCs/>
          </w:rPr>
          <w:t>https://docs.docker.com/v17.09/engine/userguide/networking/</w:t>
        </w:r>
      </w:hyperlink>
      <w:r>
        <w:t>.</w:t>
      </w:r>
      <w:r w:rsidR="00281F6B">
        <w:t xml:space="preserve"> </w:t>
      </w:r>
      <w:r>
        <w:t>You</w:t>
      </w:r>
      <w:r w:rsidR="00281F6B">
        <w:t xml:space="preserve"> </w:t>
      </w:r>
      <w:r>
        <w:t>can,</w:t>
      </w:r>
      <w:r w:rsidR="00281F6B">
        <w:t xml:space="preserve"> </w:t>
      </w:r>
      <w:r>
        <w:t>as</w:t>
      </w:r>
      <w:r w:rsidR="00281F6B">
        <w:t xml:space="preserve"> </w:t>
      </w:r>
      <w:r>
        <w:t>ever,</w:t>
      </w:r>
      <w:r w:rsidR="00281F6B">
        <w:t xml:space="preserve"> </w:t>
      </w:r>
      <w:r>
        <w:t>use</w:t>
      </w:r>
      <w:r w:rsidR="00281F6B">
        <w:t xml:space="preserve"> </w:t>
      </w:r>
      <w:r>
        <w:t>your</w:t>
      </w:r>
      <w:r w:rsidR="00281F6B">
        <w:t xml:space="preserve"> </w:t>
      </w:r>
      <w:r>
        <w:t>search</w:t>
      </w:r>
      <w:r w:rsidR="00281F6B">
        <w:t xml:space="preserve"> </w:t>
      </w:r>
      <w:r>
        <w:t>engine</w:t>
      </w:r>
      <w:r w:rsidR="00281F6B">
        <w:t xml:space="preserve"> </w:t>
      </w:r>
      <w:r>
        <w:t>to</w:t>
      </w:r>
      <w:r w:rsidR="00281F6B">
        <w:t xml:space="preserve"> </w:t>
      </w:r>
      <w:r>
        <w:t>discover</w:t>
      </w:r>
      <w:r w:rsidR="00281F6B">
        <w:t xml:space="preserve"> </w:t>
      </w:r>
      <w:r>
        <w:t>more</w:t>
      </w:r>
      <w:r w:rsidR="00281F6B">
        <w:t xml:space="preserve"> </w:t>
      </w:r>
      <w:r>
        <w:t>about</w:t>
      </w:r>
      <w:r w:rsidR="00281F6B">
        <w:t xml:space="preserve"> </w:t>
      </w:r>
      <w:r>
        <w:t>containers</w:t>
      </w:r>
      <w:r w:rsidR="00281F6B">
        <w:t xml:space="preserve"> </w:t>
      </w:r>
      <w:r>
        <w:t>and</w:t>
      </w:r>
      <w:r w:rsidR="00281F6B">
        <w:t xml:space="preserve"> </w:t>
      </w:r>
      <w:r>
        <w:t>networking.</w:t>
      </w:r>
      <w:r w:rsidR="00281F6B">
        <w:t xml:space="preserve"> </w:t>
      </w:r>
      <w:r>
        <w:t>One</w:t>
      </w:r>
      <w:r w:rsidR="00281F6B">
        <w:t xml:space="preserve"> </w:t>
      </w:r>
      <w:r>
        <w:t>thing</w:t>
      </w:r>
      <w:r w:rsidR="00281F6B">
        <w:t xml:space="preserve"> </w:t>
      </w:r>
      <w:r>
        <w:t>to</w:t>
      </w:r>
      <w:r w:rsidR="00281F6B">
        <w:t xml:space="preserve"> </w:t>
      </w:r>
      <w:r>
        <w:t>keep</w:t>
      </w:r>
      <w:r w:rsidR="00281F6B">
        <w:t xml:space="preserve"> </w:t>
      </w:r>
      <w:r>
        <w:t>in</w:t>
      </w:r>
      <w:r w:rsidR="00281F6B">
        <w:t xml:space="preserve"> </w:t>
      </w:r>
      <w:r>
        <w:t>mind</w:t>
      </w:r>
      <w:r w:rsidR="00281F6B">
        <w:t xml:space="preserve"> </w:t>
      </w:r>
      <w:r>
        <w:t>as</w:t>
      </w:r>
      <w:r w:rsidR="00281F6B">
        <w:t xml:space="preserve"> </w:t>
      </w:r>
      <w:r>
        <w:t>you</w:t>
      </w:r>
      <w:r w:rsidR="00281F6B">
        <w:t xml:space="preserve"> </w:t>
      </w:r>
      <w:r>
        <w:t>search</w:t>
      </w:r>
      <w:r w:rsidR="00281F6B">
        <w:t xml:space="preserve"> </w:t>
      </w:r>
      <w:r>
        <w:t>is</w:t>
      </w:r>
      <w:r w:rsidR="00281F6B">
        <w:t xml:space="preserve"> </w:t>
      </w:r>
      <w:r>
        <w:t>that</w:t>
      </w:r>
      <w:r w:rsidR="00281F6B">
        <w:t xml:space="preserve"> </w:t>
      </w:r>
      <w:r>
        <w:t>much</w:t>
      </w:r>
      <w:r w:rsidR="00281F6B">
        <w:t xml:space="preserve"> </w:t>
      </w:r>
      <w:r>
        <w:t>of</w:t>
      </w:r>
      <w:r w:rsidR="00281F6B">
        <w:t xml:space="preserve"> </w:t>
      </w:r>
      <w:r>
        <w:t>the</w:t>
      </w:r>
      <w:r w:rsidR="00281F6B">
        <w:t xml:space="preserve"> </w:t>
      </w:r>
      <w:r>
        <w:t>search</w:t>
      </w:r>
      <w:r w:rsidR="00281F6B">
        <w:t xml:space="preserve"> </w:t>
      </w:r>
      <w:r>
        <w:t>results</w:t>
      </w:r>
      <w:r w:rsidR="00281F6B">
        <w:t xml:space="preserve"> </w:t>
      </w:r>
      <w:r>
        <w:t>relate</w:t>
      </w:r>
      <w:r w:rsidR="00281F6B">
        <w:t xml:space="preserve"> </w:t>
      </w:r>
      <w:r>
        <w:t>to</w:t>
      </w:r>
      <w:r w:rsidR="00281F6B">
        <w:t xml:space="preserve"> </w:t>
      </w:r>
      <w:r>
        <w:t>running</w:t>
      </w:r>
      <w:r w:rsidR="00281F6B">
        <w:t xml:space="preserve"> </w:t>
      </w:r>
      <w:r>
        <w:t>containers</w:t>
      </w:r>
      <w:r w:rsidR="00281F6B">
        <w:t xml:space="preserve"> </w:t>
      </w:r>
      <w:r>
        <w:t>on</w:t>
      </w:r>
      <w:r w:rsidR="00281F6B">
        <w:t xml:space="preserve"> </w:t>
      </w:r>
      <w:r>
        <w:t>Linux,</w:t>
      </w:r>
      <w:r w:rsidR="00281F6B">
        <w:t xml:space="preserve"> </w:t>
      </w:r>
      <w:r>
        <w:t>where</w:t>
      </w:r>
      <w:r w:rsidR="00281F6B">
        <w:t xml:space="preserve"> </w:t>
      </w:r>
      <w:r>
        <w:t>the</w:t>
      </w:r>
      <w:r w:rsidR="00281F6B">
        <w:t xml:space="preserve"> </w:t>
      </w:r>
      <w:r>
        <w:t>networking</w:t>
      </w:r>
      <w:r w:rsidR="00281F6B">
        <w:t xml:space="preserve"> </w:t>
      </w:r>
      <w:r>
        <w:t>stack</w:t>
      </w:r>
      <w:r w:rsidR="00281F6B">
        <w:t xml:space="preserve"> </w:t>
      </w:r>
      <w:r>
        <w:t>is</w:t>
      </w:r>
      <w:r w:rsidR="00281F6B">
        <w:t xml:space="preserve"> </w:t>
      </w:r>
      <w:r>
        <w:t>quite</w:t>
      </w:r>
      <w:r w:rsidR="00281F6B">
        <w:t xml:space="preserve"> </w:t>
      </w:r>
      <w:r>
        <w:t>different,</w:t>
      </w:r>
      <w:r w:rsidR="00281F6B">
        <w:t xml:space="preserve"> </w:t>
      </w:r>
      <w:r>
        <w:t>and</w:t>
      </w:r>
      <w:r w:rsidR="00281F6B">
        <w:t xml:space="preserve"> </w:t>
      </w:r>
      <w:r>
        <w:t>differently</w:t>
      </w:r>
      <w:r w:rsidR="00281F6B">
        <w:t xml:space="preserve"> </w:t>
      </w:r>
      <w:r>
        <w:t>managed.</w:t>
      </w:r>
    </w:p>
    <w:p w14:paraId="1AEBA26D" w14:textId="4CAF84F7" w:rsidR="0037666E" w:rsidRPr="00A471B5" w:rsidRDefault="0037666E" w:rsidP="00A471B5">
      <w:pPr>
        <w:pStyle w:val="Heading2"/>
      </w:pPr>
      <w:r w:rsidRPr="00A471B5">
        <w:t>See</w:t>
      </w:r>
      <w:r w:rsidR="00281F6B">
        <w:t xml:space="preserve"> </w:t>
      </w:r>
      <w:r w:rsidRPr="00A471B5">
        <w:t>also</w:t>
      </w:r>
    </w:p>
    <w:p w14:paraId="5CC2E65E" w14:textId="10FE3641" w:rsidR="0037666E" w:rsidRDefault="0037666E" w:rsidP="00964CB4">
      <w:pPr>
        <w:pStyle w:val="NormalPACKT"/>
      </w:pPr>
      <w:r>
        <w:t>This</w:t>
      </w:r>
      <w:r w:rsidR="00281F6B">
        <w:t xml:space="preserve"> </w:t>
      </w:r>
      <w:r>
        <w:t>recipe</w:t>
      </w:r>
      <w:r w:rsidR="00281F6B">
        <w:t xml:space="preserve"> </w:t>
      </w:r>
      <w:r>
        <w:t>uses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docker</w:t>
      </w:r>
      <w:r w:rsidR="00281F6B">
        <w:rPr>
          <w:rStyle w:val="CodeInTextPACKT"/>
        </w:rPr>
        <w:t xml:space="preserve"> </w:t>
      </w:r>
      <w:r w:rsidRPr="00A471B5">
        <w:rPr>
          <w:rStyle w:val="CodeInTextPACKT"/>
        </w:rPr>
        <w:t>cp</w:t>
      </w:r>
      <w:r w:rsidR="00281F6B">
        <w:t xml:space="preserve"> </w:t>
      </w:r>
      <w:r>
        <w:t>command</w:t>
      </w:r>
      <w:r w:rsidR="00281F6B">
        <w:t xml:space="preserve"> </w:t>
      </w:r>
      <w:r>
        <w:t>to</w:t>
      </w:r>
      <w:r w:rsidR="00281F6B">
        <w:t xml:space="preserve"> </w:t>
      </w:r>
      <w:r>
        <w:t>copy</w:t>
      </w:r>
      <w:r w:rsidR="00281F6B">
        <w:t xml:space="preserve"> </w:t>
      </w:r>
      <w:r>
        <w:t>a</w:t>
      </w:r>
      <w:r w:rsidR="00281F6B">
        <w:t xml:space="preserve"> </w:t>
      </w:r>
      <w:r>
        <w:t>file</w:t>
      </w:r>
      <w:r w:rsidR="00281F6B">
        <w:t xml:space="preserve"> </w:t>
      </w:r>
      <w:r>
        <w:t>into</w:t>
      </w:r>
      <w:r w:rsidR="00281F6B">
        <w:t xml:space="preserve"> </w:t>
      </w:r>
      <w:r>
        <w:t>the</w:t>
      </w:r>
      <w:r w:rsidR="00281F6B">
        <w:t xml:space="preserve"> </w:t>
      </w:r>
      <w:r>
        <w:t>container.</w:t>
      </w:r>
      <w:r w:rsidR="00281F6B">
        <w:t xml:space="preserve"> </w:t>
      </w:r>
      <w:r>
        <w:t>There</w:t>
      </w:r>
      <w:r w:rsidR="00281F6B">
        <w:t xml:space="preserve"> </w:t>
      </w:r>
      <w:r>
        <w:t>are</w:t>
      </w:r>
      <w:r w:rsidR="00281F6B">
        <w:t xml:space="preserve"> </w:t>
      </w:r>
      <w:r>
        <w:t>other</w:t>
      </w:r>
      <w:r w:rsidR="00281F6B">
        <w:t xml:space="preserve"> </w:t>
      </w:r>
      <w:r>
        <w:t>ways</w:t>
      </w:r>
      <w:r w:rsidR="00281F6B">
        <w:t xml:space="preserve"> </w:t>
      </w:r>
      <w:r>
        <w:t>to</w:t>
      </w:r>
      <w:r w:rsidR="00281F6B">
        <w:t xml:space="preserve"> </w:t>
      </w:r>
      <w:r>
        <w:t>transfer</w:t>
      </w:r>
      <w:r w:rsidR="00281F6B">
        <w:t xml:space="preserve"> </w:t>
      </w:r>
      <w:r>
        <w:t>information</w:t>
      </w:r>
      <w:r w:rsidR="00281F6B">
        <w:t xml:space="preserve"> </w:t>
      </w:r>
      <w:r>
        <w:t>between</w:t>
      </w:r>
      <w:r w:rsidR="00281F6B">
        <w:t xml:space="preserve"> </w:t>
      </w:r>
      <w:r>
        <w:t>your</w:t>
      </w:r>
      <w:r w:rsidR="00281F6B">
        <w:t xml:space="preserve"> </w:t>
      </w:r>
      <w:r>
        <w:t>container</w:t>
      </w:r>
      <w:r w:rsidR="00281F6B">
        <w:t xml:space="preserve"> </w:t>
      </w:r>
      <w:r>
        <w:t>and</w:t>
      </w:r>
      <w:r w:rsidR="00281F6B">
        <w:t xml:space="preserve"> </w:t>
      </w:r>
      <w:r>
        <w:t>other</w:t>
      </w:r>
      <w:r w:rsidR="00281F6B">
        <w:t xml:space="preserve"> </w:t>
      </w:r>
      <w:r>
        <w:t>hosts</w:t>
      </w:r>
      <w:r w:rsidR="00281F6B">
        <w:t xml:space="preserve"> </w:t>
      </w:r>
      <w:r>
        <w:t>in</w:t>
      </w:r>
      <w:r w:rsidR="00281F6B">
        <w:t xml:space="preserve"> </w:t>
      </w:r>
      <w:r>
        <w:t>your</w:t>
      </w:r>
      <w:r w:rsidR="00281F6B">
        <w:t xml:space="preserve"> </w:t>
      </w:r>
      <w:r>
        <w:t>environment.</w:t>
      </w:r>
      <w:r w:rsidR="00281F6B">
        <w:t xml:space="preserve"> </w:t>
      </w:r>
      <w:r>
        <w:t>See</w:t>
      </w:r>
      <w:r w:rsidR="00281F6B">
        <w:t xml:space="preserve"> </w:t>
      </w:r>
      <w:hyperlink r:id="rId29" w:history="1">
        <w:r w:rsidRPr="00964CB4">
          <w:rPr>
            <w:rStyle w:val="URLPACKT0"/>
            <w:bCs/>
          </w:rPr>
          <w:t>https://markheath.net/post/transfer-files-docker-windows-containers</w:t>
        </w:r>
      </w:hyperlink>
      <w:r w:rsidR="00281F6B">
        <w:t xml:space="preserve"> </w:t>
      </w:r>
      <w:r>
        <w:t>to</w:t>
      </w:r>
      <w:r w:rsidR="00281F6B">
        <w:t xml:space="preserve"> </w:t>
      </w:r>
      <w:r>
        <w:t>take</w:t>
      </w:r>
      <w:r w:rsidR="00281F6B">
        <w:t xml:space="preserve"> </w:t>
      </w:r>
      <w:r>
        <w:t>a</w:t>
      </w:r>
      <w:r w:rsidR="00281F6B">
        <w:t xml:space="preserve"> </w:t>
      </w:r>
      <w:r>
        <w:t>look</w:t>
      </w:r>
      <w:r w:rsidR="00281F6B">
        <w:t xml:space="preserve"> </w:t>
      </w:r>
      <w:r>
        <w:t>at</w:t>
      </w:r>
      <w:r w:rsidR="00281F6B">
        <w:t xml:space="preserve"> </w:t>
      </w:r>
      <w:r>
        <w:t>some</w:t>
      </w:r>
      <w:r w:rsidR="00281F6B">
        <w:t xml:space="preserve"> </w:t>
      </w:r>
      <w:r>
        <w:t>methods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use</w:t>
      </w:r>
      <w:r w:rsidR="00281F6B">
        <w:t xml:space="preserve"> </w:t>
      </w:r>
      <w:r>
        <w:t>to</w:t>
      </w:r>
      <w:r w:rsidR="00281F6B">
        <w:t xml:space="preserve"> </w:t>
      </w:r>
      <w:r>
        <w:t>transfer</w:t>
      </w:r>
      <w:r w:rsidR="00281F6B">
        <w:t xml:space="preserve"> </w:t>
      </w:r>
      <w:r>
        <w:t>data</w:t>
      </w:r>
      <w:r w:rsidR="00281F6B">
        <w:t xml:space="preserve"> </w:t>
      </w:r>
      <w:r>
        <w:t>into</w:t>
      </w:r>
      <w:r w:rsidR="00281F6B">
        <w:t xml:space="preserve"> </w:t>
      </w:r>
      <w:r>
        <w:t>and</w:t>
      </w:r>
      <w:r w:rsidR="00281F6B">
        <w:t xml:space="preserve"> </w:t>
      </w:r>
      <w:r>
        <w:t>out</w:t>
      </w:r>
      <w:r w:rsidR="00281F6B">
        <w:t xml:space="preserve"> </w:t>
      </w:r>
      <w:r>
        <w:t>of</w:t>
      </w:r>
      <w:r w:rsidR="00281F6B">
        <w:t xml:space="preserve"> </w:t>
      </w:r>
      <w:r>
        <w:t>your</w:t>
      </w:r>
      <w:r w:rsidR="00281F6B">
        <w:t xml:space="preserve"> </w:t>
      </w:r>
      <w:r>
        <w:t>containers.</w:t>
      </w:r>
    </w:p>
    <w:p w14:paraId="1F584375" w14:textId="2CADE43C" w:rsidR="007B3205" w:rsidRPr="00A471B5" w:rsidRDefault="007B3205" w:rsidP="00A471B5">
      <w:pPr>
        <w:pStyle w:val="Heading1"/>
      </w:pPr>
      <w:r w:rsidRPr="00A471B5">
        <w:t>Using</w:t>
      </w:r>
      <w:r w:rsidR="00281F6B">
        <w:t xml:space="preserve"> </w:t>
      </w:r>
      <w:r w:rsidRPr="00A471B5">
        <w:t>a</w:t>
      </w:r>
      <w:r w:rsidR="00281F6B">
        <w:t xml:space="preserve"> </w:t>
      </w:r>
      <w:proofErr w:type="spellStart"/>
      <w:r w:rsidRPr="00A471B5">
        <w:t>Dockerfile</w:t>
      </w:r>
      <w:proofErr w:type="spellEnd"/>
      <w:r w:rsidR="00281F6B">
        <w:t xml:space="preserve"> </w:t>
      </w:r>
      <w:r w:rsidRPr="00A471B5">
        <w:t>to</w:t>
      </w:r>
      <w:r w:rsidR="00281F6B">
        <w:t xml:space="preserve"> </w:t>
      </w:r>
      <w:r w:rsidRPr="00A471B5">
        <w:t>create</w:t>
      </w:r>
      <w:r w:rsidR="00281F6B">
        <w:t xml:space="preserve"> </w:t>
      </w:r>
      <w:r w:rsidRPr="00A471B5">
        <w:t>and</w:t>
      </w:r>
      <w:r w:rsidR="00281F6B">
        <w:t xml:space="preserve"> </w:t>
      </w:r>
      <w:r w:rsidRPr="00A471B5">
        <w:t>use</w:t>
      </w:r>
      <w:r w:rsidR="00281F6B">
        <w:t xml:space="preserve"> </w:t>
      </w:r>
      <w:r w:rsidRPr="00A471B5">
        <w:t>a</w:t>
      </w:r>
      <w:r w:rsidR="00281F6B">
        <w:t xml:space="preserve"> </w:t>
      </w:r>
      <w:r w:rsidRPr="00A471B5">
        <w:t>container</w:t>
      </w:r>
    </w:p>
    <w:p w14:paraId="1820995A" w14:textId="3CCB7020" w:rsidR="007B3205" w:rsidRDefault="007B3205" w:rsidP="00964CB4">
      <w:pPr>
        <w:pStyle w:val="NormalPACKT"/>
      </w:pPr>
      <w:r>
        <w:t>Containers</w:t>
      </w:r>
      <w:r w:rsidR="00281F6B">
        <w:t xml:space="preserve"> </w:t>
      </w:r>
      <w:r>
        <w:t>can</w:t>
      </w:r>
      <w:r w:rsidR="00281F6B">
        <w:t xml:space="preserve"> </w:t>
      </w:r>
      <w:r>
        <w:t>be</w:t>
      </w:r>
      <w:r w:rsidR="00281F6B">
        <w:t xml:space="preserve"> </w:t>
      </w:r>
      <w:r>
        <w:t>used</w:t>
      </w:r>
      <w:r w:rsidR="00281F6B">
        <w:t xml:space="preserve"> </w:t>
      </w:r>
      <w:r>
        <w:t>in</w:t>
      </w:r>
      <w:r w:rsidR="00281F6B">
        <w:t xml:space="preserve"> </w:t>
      </w:r>
      <w:r>
        <w:t>a</w:t>
      </w:r>
      <w:r w:rsidR="00281F6B">
        <w:t xml:space="preserve"> </w:t>
      </w:r>
      <w:r>
        <w:t>variety</w:t>
      </w:r>
      <w:r w:rsidR="00281F6B">
        <w:t xml:space="preserve"> </w:t>
      </w:r>
      <w:r>
        <w:t>of</w:t>
      </w:r>
      <w:r w:rsidR="00281F6B">
        <w:t xml:space="preserve"> </w:t>
      </w:r>
      <w:r>
        <w:t>ways.</w:t>
      </w:r>
      <w:r w:rsidR="00281F6B">
        <w:t xml:space="preserve"> </w:t>
      </w:r>
      <w:r>
        <w:t>In</w:t>
      </w:r>
      <w:r w:rsidR="00281F6B">
        <w:t xml:space="preserve"> </w:t>
      </w:r>
      <w:r>
        <w:t>most</w:t>
      </w:r>
      <w:r w:rsidR="00281F6B">
        <w:t xml:space="preserve"> </w:t>
      </w:r>
      <w:r>
        <w:t>cases,</w:t>
      </w:r>
      <w:r w:rsidR="00281F6B">
        <w:t xml:space="preserve"> </w:t>
      </w:r>
      <w:r>
        <w:t>you</w:t>
      </w:r>
      <w:r w:rsidR="00281F6B">
        <w:t xml:space="preserve"> </w:t>
      </w:r>
      <w:r>
        <w:t>are</w:t>
      </w:r>
      <w:r w:rsidR="00281F6B">
        <w:t xml:space="preserve"> </w:t>
      </w:r>
      <w:r>
        <w:t>going</w:t>
      </w:r>
      <w:r w:rsidR="00281F6B">
        <w:t xml:space="preserve"> </w:t>
      </w:r>
      <w:r>
        <w:t>to</w:t>
      </w:r>
      <w:r w:rsidR="00281F6B">
        <w:t xml:space="preserve"> </w:t>
      </w:r>
      <w:r>
        <w:t>want</w:t>
      </w:r>
      <w:r w:rsidR="00281F6B">
        <w:t xml:space="preserve"> </w:t>
      </w:r>
      <w:r>
        <w:t>to</w:t>
      </w:r>
      <w:r w:rsidR="00281F6B">
        <w:t xml:space="preserve"> </w:t>
      </w:r>
      <w:r>
        <w:t>build</w:t>
      </w:r>
      <w:r w:rsidR="00281F6B">
        <w:t xml:space="preserve"> </w:t>
      </w:r>
      <w:r>
        <w:t>your</w:t>
      </w:r>
      <w:r w:rsidR="00281F6B">
        <w:t xml:space="preserve"> </w:t>
      </w:r>
      <w:r>
        <w:t>own</w:t>
      </w:r>
      <w:r w:rsidR="00281F6B">
        <w:t xml:space="preserve"> </w:t>
      </w:r>
      <w:r>
        <w:t>custom</w:t>
      </w:r>
      <w:r w:rsidR="00281F6B">
        <w:t xml:space="preserve"> </w:t>
      </w:r>
      <w:r>
        <w:t>images,</w:t>
      </w:r>
      <w:r w:rsidR="00281F6B">
        <w:t xml:space="preserve"> </w:t>
      </w:r>
      <w:r>
        <w:t>complete</w:t>
      </w:r>
      <w:r w:rsidR="00281F6B">
        <w:t xml:space="preserve"> </w:t>
      </w:r>
      <w:r>
        <w:t>with</w:t>
      </w:r>
      <w:r w:rsidR="00281F6B">
        <w:t xml:space="preserve"> </w:t>
      </w:r>
      <w:r>
        <w:t>an</w:t>
      </w:r>
      <w:r w:rsidR="00281F6B">
        <w:t xml:space="preserve"> </w:t>
      </w:r>
      <w:r>
        <w:t>operating</w:t>
      </w:r>
      <w:r w:rsidR="00281F6B">
        <w:t xml:space="preserve"> </w:t>
      </w:r>
      <w:r>
        <w:t>system,</w:t>
      </w:r>
      <w:r w:rsidR="00281F6B">
        <w:t xml:space="preserve"> </w:t>
      </w:r>
      <w:r>
        <w:t>OS</w:t>
      </w:r>
      <w:r w:rsidR="00281F6B">
        <w:t xml:space="preserve"> </w:t>
      </w:r>
      <w:r>
        <w:t>features,</w:t>
      </w:r>
      <w:r w:rsidR="00281F6B">
        <w:t xml:space="preserve"> </w:t>
      </w:r>
      <w:r>
        <w:t>and</w:t>
      </w:r>
      <w:r w:rsidR="00281F6B">
        <w:t xml:space="preserve"> </w:t>
      </w:r>
      <w:r>
        <w:t>applications.</w:t>
      </w:r>
      <w:r w:rsidR="00281F6B">
        <w:t xml:space="preserve"> </w:t>
      </w:r>
      <w:r>
        <w:t>A</w:t>
      </w:r>
      <w:r w:rsidR="00281F6B">
        <w:t xml:space="preserve"> </w:t>
      </w:r>
      <w:r>
        <w:t>great</w:t>
      </w:r>
      <w:r w:rsidR="00281F6B">
        <w:t xml:space="preserve"> </w:t>
      </w:r>
      <w:r>
        <w:t>way</w:t>
      </w:r>
      <w:r w:rsidR="00281F6B">
        <w:t xml:space="preserve"> </w:t>
      </w:r>
      <w:r>
        <w:t>to</w:t>
      </w:r>
      <w:r w:rsidR="00281F6B">
        <w:t xml:space="preserve"> </w:t>
      </w:r>
      <w:r>
        <w:t>build</w:t>
      </w:r>
      <w:r w:rsidR="00281F6B">
        <w:t xml:space="preserve"> </w:t>
      </w:r>
      <w:r>
        <w:t>your</w:t>
      </w:r>
      <w:r w:rsidR="00281F6B">
        <w:t xml:space="preserve"> </w:t>
      </w:r>
      <w:r>
        <w:t>image</w:t>
      </w:r>
      <w:r w:rsidR="00281F6B">
        <w:t xml:space="preserve"> </w:t>
      </w:r>
      <w:r>
        <w:t>is</w:t>
      </w:r>
      <w:r w:rsidR="00281F6B">
        <w:t xml:space="preserve"> </w:t>
      </w:r>
      <w:r>
        <w:t>to</w:t>
      </w:r>
      <w:r w:rsidR="00281F6B">
        <w:t xml:space="preserve"> </w:t>
      </w:r>
      <w:r>
        <w:t>use</w:t>
      </w:r>
      <w:r w:rsidR="00281F6B">
        <w:t xml:space="preserve"> </w:t>
      </w:r>
      <w:r>
        <w:t>a</w:t>
      </w:r>
      <w:r w:rsidR="00281F6B">
        <w:t xml:space="preserve"> </w:t>
      </w:r>
      <w:proofErr w:type="spellStart"/>
      <w:r>
        <w:t>Dockerfile</w:t>
      </w:r>
      <w:proofErr w:type="spellEnd"/>
      <w:r w:rsidR="00281F6B">
        <w:t xml:space="preserve"> </w:t>
      </w:r>
      <w:r>
        <w:t>containing</w:t>
      </w:r>
      <w:r w:rsidR="00281F6B">
        <w:t xml:space="preserve"> </w:t>
      </w:r>
      <w:r>
        <w:t>the</w:t>
      </w:r>
      <w:r w:rsidR="00281F6B">
        <w:t xml:space="preserve"> </w:t>
      </w:r>
      <w:r>
        <w:t>instructions</w:t>
      </w:r>
      <w:r w:rsidR="00281F6B">
        <w:t xml:space="preserve"> </w:t>
      </w:r>
      <w:r>
        <w:t>for</w:t>
      </w:r>
      <w:r w:rsidR="00281F6B">
        <w:t xml:space="preserve"> </w:t>
      </w:r>
      <w:r>
        <w:t>building</w:t>
      </w:r>
      <w:r w:rsidR="00281F6B">
        <w:t xml:space="preserve"> </w:t>
      </w:r>
      <w:r>
        <w:t>a</w:t>
      </w:r>
      <w:r w:rsidR="00281F6B">
        <w:t xml:space="preserve"> </w:t>
      </w:r>
      <w:r>
        <w:t>new</w:t>
      </w:r>
      <w:r w:rsidR="00281F6B">
        <w:t xml:space="preserve"> </w:t>
      </w:r>
      <w:r>
        <w:t>image,</w:t>
      </w:r>
      <w:r w:rsidR="00281F6B">
        <w:t xml:space="preserve"> </w:t>
      </w:r>
      <w:r>
        <w:t>and</w:t>
      </w:r>
      <w:r w:rsidR="00281F6B">
        <w:t xml:space="preserve"> </w:t>
      </w:r>
      <w:r>
        <w:t>then</w:t>
      </w:r>
      <w:r w:rsidR="00281F6B">
        <w:t xml:space="preserve"> </w:t>
      </w:r>
      <w:r>
        <w:t>use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docker</w:t>
      </w:r>
      <w:r w:rsidR="00281F6B">
        <w:rPr>
          <w:rStyle w:val="CodeInTextPACKT"/>
        </w:rPr>
        <w:t xml:space="preserve"> </w:t>
      </w:r>
      <w:r w:rsidRPr="00A471B5">
        <w:rPr>
          <w:rStyle w:val="CodeInTextPACKT"/>
        </w:rPr>
        <w:t>build</w:t>
      </w:r>
      <w:r w:rsidR="00281F6B">
        <w:t xml:space="preserve"> </w:t>
      </w:r>
      <w:r>
        <w:t>command</w:t>
      </w:r>
      <w:r w:rsidR="00281F6B">
        <w:t xml:space="preserve"> </w:t>
      </w:r>
      <w:r>
        <w:t>to</w:t>
      </w:r>
      <w:r w:rsidR="00281F6B">
        <w:t xml:space="preserve"> </w:t>
      </w:r>
      <w:r>
        <w:t>create</w:t>
      </w:r>
      <w:r w:rsidR="00281F6B">
        <w:t xml:space="preserve"> </w:t>
      </w:r>
      <w:r>
        <w:t>a</w:t>
      </w:r>
      <w:r w:rsidR="00281F6B">
        <w:t xml:space="preserve"> </w:t>
      </w:r>
      <w:r>
        <w:t>customized</w:t>
      </w:r>
      <w:r w:rsidR="00281F6B">
        <w:t xml:space="preserve"> </w:t>
      </w:r>
      <w:r>
        <w:t>container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then</w:t>
      </w:r>
      <w:r w:rsidR="00281F6B">
        <w:t xml:space="preserve"> </w:t>
      </w:r>
      <w:r>
        <w:t>run.</w:t>
      </w:r>
    </w:p>
    <w:p w14:paraId="35A7CDDD" w14:textId="09430C81" w:rsidR="007B3205" w:rsidRPr="00A471B5" w:rsidRDefault="007B3205" w:rsidP="00A471B5">
      <w:pPr>
        <w:pStyle w:val="Heading2"/>
      </w:pPr>
      <w:r w:rsidRPr="00A471B5">
        <w:t>Getting</w:t>
      </w:r>
      <w:r w:rsidR="00281F6B">
        <w:t xml:space="preserve"> </w:t>
      </w:r>
      <w:r w:rsidRPr="00A471B5">
        <w:t>ready</w:t>
      </w:r>
    </w:p>
    <w:p w14:paraId="01916BA9" w14:textId="1A900D2F" w:rsidR="007B3205" w:rsidRDefault="007B3205" w:rsidP="00964CB4">
      <w:pPr>
        <w:pStyle w:val="NormalPACKT"/>
      </w:pPr>
      <w:r>
        <w:t>In</w:t>
      </w:r>
      <w:r w:rsidR="00281F6B">
        <w:t xml:space="preserve"> </w:t>
      </w:r>
      <w:r>
        <w:t>this</w:t>
      </w:r>
      <w:r w:rsidR="00281F6B">
        <w:t xml:space="preserve"> </w:t>
      </w:r>
      <w:r>
        <w:t>recipe,</w:t>
      </w:r>
      <w:r w:rsidR="00281F6B">
        <w:t xml:space="preserve"> </w:t>
      </w:r>
      <w:r>
        <w:t>you</w:t>
      </w:r>
      <w:r w:rsidR="00281F6B">
        <w:t xml:space="preserve"> </w:t>
      </w:r>
      <w:r>
        <w:t>use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host,</w:t>
      </w:r>
      <w:r w:rsidR="00281F6B">
        <w:t xml:space="preserve"> </w:t>
      </w:r>
      <w:r w:rsidRPr="00A471B5">
        <w:rPr>
          <w:rStyle w:val="CodeInTextPACKT"/>
        </w:rPr>
        <w:t>CH1</w:t>
      </w:r>
      <w:r>
        <w:t>,</w:t>
      </w:r>
      <w:r w:rsidR="00281F6B">
        <w:t xml:space="preserve"> </w:t>
      </w:r>
      <w:r>
        <w:t>that</w:t>
      </w:r>
      <w:r w:rsidR="00281F6B">
        <w:t xml:space="preserve"> </w:t>
      </w:r>
      <w:r>
        <w:t>you</w:t>
      </w:r>
      <w:r w:rsidR="00281F6B">
        <w:t xml:space="preserve"> </w:t>
      </w:r>
      <w:r>
        <w:t>set</w:t>
      </w:r>
      <w:r w:rsidR="00281F6B">
        <w:t xml:space="preserve"> </w:t>
      </w:r>
      <w:r>
        <w:t>up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ItalicsPACKT"/>
        </w:rPr>
        <w:t>Configuring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a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container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host</w:t>
      </w:r>
      <w:r w:rsidR="00281F6B">
        <w:t xml:space="preserve"> </w:t>
      </w:r>
      <w:r>
        <w:t>recipe.</w:t>
      </w:r>
    </w:p>
    <w:p w14:paraId="42DBD3BD" w14:textId="1099859F" w:rsidR="007B3205" w:rsidRPr="00A471B5" w:rsidRDefault="007B3205" w:rsidP="00A471B5">
      <w:pPr>
        <w:pStyle w:val="Heading2"/>
      </w:pPr>
      <w:r w:rsidRPr="00A471B5">
        <w:t>How</w:t>
      </w:r>
      <w:r w:rsidR="00281F6B">
        <w:t xml:space="preserve"> </w:t>
      </w:r>
      <w:r w:rsidRPr="00A471B5">
        <w:t>to</w:t>
      </w:r>
      <w:r w:rsidR="00281F6B">
        <w:t xml:space="preserve"> </w:t>
      </w:r>
      <w:r w:rsidRPr="00A471B5">
        <w:t>do</w:t>
      </w:r>
      <w:r w:rsidR="00281F6B">
        <w:t xml:space="preserve"> </w:t>
      </w:r>
      <w:r w:rsidRPr="00A471B5">
        <w:t>it...</w:t>
      </w:r>
    </w:p>
    <w:p w14:paraId="0656CCFC" w14:textId="2C65FD00" w:rsidR="007B3205" w:rsidRDefault="007B3205" w:rsidP="00964CB4">
      <w:pPr>
        <w:pStyle w:val="NumberedBulletPACKT"/>
        <w:numPr>
          <w:ilvl w:val="0"/>
          <w:numId w:val="41"/>
        </w:numPr>
      </w:pPr>
      <w:r>
        <w:t>Create</w:t>
      </w:r>
      <w:r w:rsidR="00281F6B">
        <w:t xml:space="preserve"> </w:t>
      </w:r>
      <w:r>
        <w:t>a</w:t>
      </w:r>
      <w:r w:rsidR="00281F6B">
        <w:t xml:space="preserve"> </w:t>
      </w:r>
      <w:r>
        <w:t>folder</w:t>
      </w:r>
      <w:r w:rsidR="00281F6B">
        <w:t xml:space="preserve"> </w:t>
      </w:r>
      <w:r>
        <w:t>and</w:t>
      </w:r>
      <w:r w:rsidR="00281F6B">
        <w:t xml:space="preserve"> </w:t>
      </w:r>
      <w:r w:rsidRPr="00A471B5">
        <w:rPr>
          <w:rStyle w:val="CodeInTextPACKT"/>
        </w:rPr>
        <w:t>Set-Location</w:t>
      </w:r>
      <w:r w:rsidR="00281F6B">
        <w:t xml:space="preserve"> </w:t>
      </w:r>
      <w:r>
        <w:t>to</w:t>
      </w:r>
      <w:r w:rsidR="00281F6B">
        <w:t xml:space="preserve"> </w:t>
      </w:r>
      <w:r>
        <w:t>the</w:t>
      </w:r>
      <w:r w:rsidR="00281F6B">
        <w:t xml:space="preserve"> </w:t>
      </w:r>
      <w:r>
        <w:t>folder</w:t>
      </w:r>
      <w:r w:rsidR="00281F6B">
        <w:t xml:space="preserve"> </w:t>
      </w:r>
      <w:r>
        <w:t>on</w:t>
      </w:r>
      <w:r w:rsidR="00281F6B">
        <w:t xml:space="preserve"> </w:t>
      </w:r>
      <w:r w:rsidRPr="00A471B5">
        <w:rPr>
          <w:rStyle w:val="CodeInTextPACKT"/>
        </w:rPr>
        <w:t>CH1</w:t>
      </w:r>
      <w:r>
        <w:t>:</w:t>
      </w:r>
    </w:p>
    <w:p w14:paraId="4B029DE3" w14:textId="484D3F5E" w:rsidR="007B3205" w:rsidRDefault="007B3205" w:rsidP="00A471B5">
      <w:pPr>
        <w:pStyle w:val="CodeWithinBulletsEndPACKT"/>
      </w:pPr>
      <w:r>
        <w:t>$</w:t>
      </w:r>
      <w:proofErr w:type="spellStart"/>
      <w:r>
        <w:t>SitePath</w:t>
      </w:r>
      <w:proofErr w:type="spellEnd"/>
      <w:r w:rsidR="00281F6B">
        <w:t xml:space="preserve"> </w:t>
      </w:r>
      <w:r>
        <w:t>=</w:t>
      </w:r>
      <w:r w:rsidR="00281F6B">
        <w:t xml:space="preserve"> </w:t>
      </w:r>
      <w:r>
        <w:t>'C:\</w:t>
      </w:r>
      <w:proofErr w:type="spellStart"/>
      <w:r>
        <w:t>RKWebContainer</w:t>
      </w:r>
      <w:proofErr w:type="spellEnd"/>
      <w:r>
        <w:t>'</w:t>
      </w:r>
    </w:p>
    <w:p w14:paraId="3E6FEC1A" w14:textId="4D9766F7" w:rsidR="007B3205" w:rsidRDefault="007B3205" w:rsidP="00A471B5">
      <w:pPr>
        <w:pStyle w:val="CodeWithinBulletsEndPACKT"/>
      </w:pPr>
      <w:r>
        <w:t>$NIHT</w:t>
      </w:r>
      <w:r w:rsidR="00281F6B">
        <w:t xml:space="preserve"> </w:t>
      </w:r>
      <w:r>
        <w:t>=</w:t>
      </w:r>
      <w:r w:rsidR="00281F6B">
        <w:t xml:space="preserve"> </w:t>
      </w:r>
      <w:proofErr w:type="gramStart"/>
      <w:r>
        <w:t>@{</w:t>
      </w:r>
      <w:proofErr w:type="gramEnd"/>
    </w:p>
    <w:p w14:paraId="66C164BB" w14:textId="586D09C1" w:rsidR="007B3205" w:rsidRDefault="00281F6B" w:rsidP="00A471B5">
      <w:pPr>
        <w:pStyle w:val="CodeWithinBulletsEndPACKT"/>
      </w:pPr>
      <w:r>
        <w:t xml:space="preserve">  </w:t>
      </w:r>
      <w:r w:rsidR="007B3205">
        <w:t>Path</w:t>
      </w:r>
      <w:r>
        <w:t xml:space="preserve">         </w:t>
      </w:r>
      <w:r w:rsidR="007B3205">
        <w:t>=</w:t>
      </w:r>
      <w:r>
        <w:t xml:space="preserve"> </w:t>
      </w:r>
      <w:r w:rsidR="007B3205">
        <w:t>$</w:t>
      </w:r>
      <w:proofErr w:type="spellStart"/>
      <w:r w:rsidR="007B3205">
        <w:t>SitePath</w:t>
      </w:r>
      <w:proofErr w:type="spellEnd"/>
    </w:p>
    <w:p w14:paraId="2442381F" w14:textId="279EE992" w:rsidR="007B3205" w:rsidRDefault="00281F6B" w:rsidP="00A471B5">
      <w:pPr>
        <w:pStyle w:val="CodeWithinBulletsEndPACKT"/>
      </w:pPr>
      <w:r>
        <w:t xml:space="preserve">  </w:t>
      </w:r>
      <w:r w:rsidR="007B3205">
        <w:t>ItemType</w:t>
      </w:r>
      <w:r>
        <w:t xml:space="preserve">     </w:t>
      </w:r>
      <w:r w:rsidR="007B3205">
        <w:t>=</w:t>
      </w:r>
      <w:r>
        <w:t xml:space="preserve"> </w:t>
      </w:r>
      <w:r w:rsidR="007B3205">
        <w:t>'Directory'</w:t>
      </w:r>
    </w:p>
    <w:p w14:paraId="1B6FBD1A" w14:textId="2533E58D" w:rsidR="007B3205" w:rsidRDefault="00281F6B" w:rsidP="00A471B5">
      <w:pPr>
        <w:pStyle w:val="CodeWithinBulletsEndPACKT"/>
      </w:pPr>
      <w:r>
        <w:lastRenderedPageBreak/>
        <w:t xml:space="preserve"> </w:t>
      </w:r>
      <w:proofErr w:type="spellStart"/>
      <w:proofErr w:type="gramStart"/>
      <w:r w:rsidR="007B3205">
        <w:t>ErrorAction</w:t>
      </w:r>
      <w:proofErr w:type="spellEnd"/>
      <w:r>
        <w:t xml:space="preserve">  </w:t>
      </w:r>
      <w:r w:rsidR="007B3205">
        <w:t>=</w:t>
      </w:r>
      <w:proofErr w:type="gramEnd"/>
      <w:r>
        <w:t xml:space="preserve"> </w:t>
      </w:r>
      <w:r w:rsidR="007B3205">
        <w:t>'</w:t>
      </w:r>
      <w:proofErr w:type="spellStart"/>
      <w:r w:rsidR="007B3205">
        <w:t>SilentlyContinue</w:t>
      </w:r>
      <w:proofErr w:type="spellEnd"/>
      <w:r w:rsidR="007B3205">
        <w:t>'</w:t>
      </w:r>
    </w:p>
    <w:p w14:paraId="28B65EFF" w14:textId="77777777" w:rsidR="007B3205" w:rsidRDefault="007B3205" w:rsidP="00A471B5">
      <w:pPr>
        <w:pStyle w:val="CodeWithinBulletsEndPACKT"/>
      </w:pPr>
      <w:r>
        <w:t>}</w:t>
      </w:r>
    </w:p>
    <w:p w14:paraId="77671A3A" w14:textId="5B7E3D60" w:rsidR="007B3205" w:rsidRDefault="007B3205" w:rsidP="00A471B5">
      <w:pPr>
        <w:pStyle w:val="CodeWithinBulletsEndPACKT"/>
      </w:pPr>
      <w:r>
        <w:t>New-Item</w:t>
      </w:r>
      <w:r w:rsidR="00281F6B">
        <w:t xml:space="preserve"> </w:t>
      </w:r>
      <w:r>
        <w:t>@NIHT</w:t>
      </w:r>
      <w:r w:rsidR="00281F6B">
        <w:t xml:space="preserve"> </w:t>
      </w:r>
      <w:r>
        <w:t>|</w:t>
      </w:r>
      <w:r w:rsidR="00281F6B">
        <w:t xml:space="preserve"> </w:t>
      </w:r>
      <w:r>
        <w:t>Out-Null</w:t>
      </w:r>
    </w:p>
    <w:p w14:paraId="496608BF" w14:textId="7573488A" w:rsidR="007B3205" w:rsidRDefault="007B3205" w:rsidP="00A471B5">
      <w:pPr>
        <w:pStyle w:val="CodeWithinBulletsEndPACKT"/>
      </w:pPr>
      <w:r>
        <w:t>Set-Location</w:t>
      </w:r>
      <w:r w:rsidR="00281F6B">
        <w:t xml:space="preserve"> </w:t>
      </w:r>
      <w:r>
        <w:t>-Path</w:t>
      </w:r>
      <w:r w:rsidR="00281F6B">
        <w:t xml:space="preserve"> </w:t>
      </w:r>
      <w:r>
        <w:t>$</w:t>
      </w:r>
      <w:proofErr w:type="spellStart"/>
      <w:r>
        <w:t>NIHT.Path</w:t>
      </w:r>
      <w:proofErr w:type="spellEnd"/>
    </w:p>
    <w:p w14:paraId="6A6A73F5" w14:textId="44F300D1" w:rsidR="007B3205" w:rsidRDefault="007B3205" w:rsidP="00964CB4">
      <w:pPr>
        <w:pStyle w:val="NumberedBulletPACKT"/>
      </w:pPr>
      <w:r>
        <w:t>Create</w:t>
      </w:r>
      <w:r w:rsidR="00281F6B">
        <w:t xml:space="preserve"> </w:t>
      </w:r>
      <w:r>
        <w:t>a</w:t>
      </w:r>
      <w:r w:rsidR="00281F6B">
        <w:t xml:space="preserve"> </w:t>
      </w:r>
      <w:r>
        <w:t>script</w:t>
      </w:r>
      <w:r w:rsidR="00281F6B">
        <w:t xml:space="preserve"> </w:t>
      </w:r>
      <w:r>
        <w:t>to</w:t>
      </w:r>
      <w:r w:rsidR="00281F6B">
        <w:t xml:space="preserve"> </w:t>
      </w:r>
      <w:r>
        <w:t>run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to</w:t>
      </w:r>
      <w:r w:rsidR="00281F6B">
        <w:t xml:space="preserve"> </w:t>
      </w:r>
      <w:r>
        <w:t>create</w:t>
      </w:r>
      <w:r w:rsidR="00281F6B">
        <w:t xml:space="preserve"> </w:t>
      </w:r>
      <w:r>
        <w:t>a</w:t>
      </w:r>
      <w:r w:rsidR="00281F6B">
        <w:t xml:space="preserve"> </w:t>
      </w:r>
      <w:r>
        <w:t>new</w:t>
      </w:r>
      <w:r w:rsidR="00281F6B">
        <w:t xml:space="preserve"> </w:t>
      </w:r>
      <w:r>
        <w:t>site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container:</w:t>
      </w:r>
    </w:p>
    <w:p w14:paraId="10EF5F6A" w14:textId="4C8CB80D" w:rsidR="007B3205" w:rsidRDefault="007B3205" w:rsidP="00A471B5">
      <w:pPr>
        <w:pStyle w:val="CodeWithinBulletsEndPACKT"/>
      </w:pPr>
      <w:r>
        <w:t>$SB</w:t>
      </w:r>
      <w:r w:rsidR="00281F6B">
        <w:t xml:space="preserve"> </w:t>
      </w:r>
      <w:r>
        <w:t>=</w:t>
      </w:r>
      <w:r w:rsidR="00281F6B">
        <w:t xml:space="preserve"> </w:t>
      </w:r>
      <w:r>
        <w:t>{</w:t>
      </w:r>
    </w:p>
    <w:p w14:paraId="4A2C1E14" w14:textId="2B7C4D7B" w:rsidR="007B3205" w:rsidRDefault="007B3205" w:rsidP="00A471B5">
      <w:pPr>
        <w:pStyle w:val="CodeWithinBulletsEndPACKT"/>
      </w:pPr>
      <w:r>
        <w:t>#</w:t>
      </w:r>
      <w:r w:rsidR="00281F6B">
        <w:t xml:space="preserve"> </w:t>
      </w:r>
      <w:r>
        <w:t>2.1</w:t>
      </w:r>
      <w:r w:rsidR="00281F6B">
        <w:t xml:space="preserve"> </w:t>
      </w:r>
      <w:r>
        <w:t>create</w:t>
      </w:r>
      <w:r w:rsidR="00281F6B">
        <w:t xml:space="preserve"> </w:t>
      </w:r>
      <w:r>
        <w:t>folder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</w:p>
    <w:p w14:paraId="198AC46D" w14:textId="01F11470" w:rsidR="007B3205" w:rsidRDefault="007B3205" w:rsidP="00A471B5">
      <w:pPr>
        <w:pStyle w:val="CodeWithinBulletsEndPACKT"/>
      </w:pPr>
      <w:r>
        <w:t>$</w:t>
      </w:r>
      <w:proofErr w:type="spellStart"/>
      <w:r>
        <w:t>SitePath</w:t>
      </w:r>
      <w:proofErr w:type="spellEnd"/>
      <w:r w:rsidR="00281F6B">
        <w:t xml:space="preserve"> </w:t>
      </w:r>
      <w:r>
        <w:t>=</w:t>
      </w:r>
      <w:r w:rsidR="00281F6B">
        <w:t xml:space="preserve"> </w:t>
      </w:r>
      <w:r>
        <w:t>'C:\</w:t>
      </w:r>
      <w:proofErr w:type="spellStart"/>
      <w:r>
        <w:t>RKWebContainer</w:t>
      </w:r>
      <w:proofErr w:type="spellEnd"/>
      <w:r>
        <w:t>'</w:t>
      </w:r>
    </w:p>
    <w:p w14:paraId="7B9E574C" w14:textId="181ED0E8" w:rsidR="007B3205" w:rsidRDefault="007B3205" w:rsidP="00A471B5">
      <w:pPr>
        <w:pStyle w:val="CodeWithinBulletsEndPACKT"/>
      </w:pPr>
      <w:r>
        <w:t>$NIHT</w:t>
      </w:r>
      <w:r w:rsidR="00281F6B">
        <w:t xml:space="preserve"> </w:t>
      </w:r>
      <w:r>
        <w:t>=</w:t>
      </w:r>
      <w:r w:rsidR="00281F6B">
        <w:t xml:space="preserve"> </w:t>
      </w:r>
      <w:proofErr w:type="gramStart"/>
      <w:r>
        <w:t>@{</w:t>
      </w:r>
      <w:proofErr w:type="gramEnd"/>
    </w:p>
    <w:p w14:paraId="0487E650" w14:textId="74467AAA" w:rsidR="007B3205" w:rsidRDefault="00281F6B" w:rsidP="00A471B5">
      <w:pPr>
        <w:pStyle w:val="CodeWithinBulletsEndPACKT"/>
      </w:pPr>
      <w:r>
        <w:t xml:space="preserve">  </w:t>
      </w:r>
      <w:r w:rsidR="007B3205">
        <w:t>Path</w:t>
      </w:r>
      <w:r>
        <w:t xml:space="preserve">         </w:t>
      </w:r>
      <w:r w:rsidR="007B3205">
        <w:t>=</w:t>
      </w:r>
      <w:r>
        <w:t xml:space="preserve"> </w:t>
      </w:r>
      <w:r w:rsidR="007B3205">
        <w:t>$</w:t>
      </w:r>
      <w:proofErr w:type="spellStart"/>
      <w:r w:rsidR="007B3205">
        <w:t>SitePath</w:t>
      </w:r>
      <w:proofErr w:type="spellEnd"/>
    </w:p>
    <w:p w14:paraId="6C9B4D86" w14:textId="70EF624B" w:rsidR="007B3205" w:rsidRDefault="00281F6B" w:rsidP="00A471B5">
      <w:pPr>
        <w:pStyle w:val="CodeWithinBulletsEndPACKT"/>
      </w:pPr>
      <w:r>
        <w:t xml:space="preserve">  </w:t>
      </w:r>
      <w:r w:rsidR="007B3205">
        <w:t>ItemType</w:t>
      </w:r>
      <w:r>
        <w:t xml:space="preserve">     </w:t>
      </w:r>
      <w:r w:rsidR="007B3205">
        <w:t>=</w:t>
      </w:r>
      <w:r>
        <w:t xml:space="preserve"> </w:t>
      </w:r>
      <w:r w:rsidR="007B3205">
        <w:t>'Directory'</w:t>
      </w:r>
    </w:p>
    <w:p w14:paraId="1CF9EBF1" w14:textId="1045EEAB" w:rsidR="007B3205" w:rsidRDefault="00281F6B" w:rsidP="00A471B5">
      <w:pPr>
        <w:pStyle w:val="CodeWithinBulletsEndPACKT"/>
      </w:pPr>
      <w:r>
        <w:t xml:space="preserve">  </w:t>
      </w:r>
      <w:proofErr w:type="spellStart"/>
      <w:proofErr w:type="gramStart"/>
      <w:r w:rsidR="007B3205">
        <w:t>ErrorAction</w:t>
      </w:r>
      <w:proofErr w:type="spellEnd"/>
      <w:r>
        <w:t xml:space="preserve">  </w:t>
      </w:r>
      <w:r w:rsidR="007B3205">
        <w:t>=</w:t>
      </w:r>
      <w:proofErr w:type="gramEnd"/>
      <w:r>
        <w:t xml:space="preserve"> </w:t>
      </w:r>
      <w:r w:rsidR="007B3205">
        <w:t>'</w:t>
      </w:r>
      <w:proofErr w:type="spellStart"/>
      <w:r w:rsidR="007B3205">
        <w:t>SilentlyContinue</w:t>
      </w:r>
      <w:proofErr w:type="spellEnd"/>
      <w:r w:rsidR="007B3205">
        <w:t>'</w:t>
      </w:r>
    </w:p>
    <w:p w14:paraId="3ADD4382" w14:textId="77777777" w:rsidR="007B3205" w:rsidRDefault="007B3205" w:rsidP="00A471B5">
      <w:pPr>
        <w:pStyle w:val="CodeWithinBulletsEndPACKT"/>
      </w:pPr>
      <w:r>
        <w:t>}</w:t>
      </w:r>
    </w:p>
    <w:p w14:paraId="5573AC97" w14:textId="7AD2D39E" w:rsidR="007B3205" w:rsidRDefault="007B3205" w:rsidP="00A471B5">
      <w:pPr>
        <w:pStyle w:val="CodeWithinBulletsEndPACKT"/>
      </w:pPr>
      <w:r>
        <w:t>New-Item</w:t>
      </w:r>
      <w:r w:rsidR="00281F6B">
        <w:t xml:space="preserve"> </w:t>
      </w:r>
      <w:r>
        <w:t>@NIHT</w:t>
      </w:r>
      <w:r w:rsidR="00281F6B">
        <w:t xml:space="preserve"> </w:t>
      </w:r>
      <w:r>
        <w:t>|</w:t>
      </w:r>
      <w:r w:rsidR="00281F6B">
        <w:t xml:space="preserve"> </w:t>
      </w:r>
      <w:r>
        <w:t>Out-Null</w:t>
      </w:r>
    </w:p>
    <w:p w14:paraId="51B0F8F1" w14:textId="74D5659C" w:rsidR="007B3205" w:rsidRDefault="007B3205" w:rsidP="00A471B5">
      <w:pPr>
        <w:pStyle w:val="CodeWithinBulletsEndPACKT"/>
      </w:pPr>
      <w:r>
        <w:t>Set-Location</w:t>
      </w:r>
      <w:r w:rsidR="00281F6B">
        <w:t xml:space="preserve"> </w:t>
      </w:r>
      <w:r>
        <w:t>-Path</w:t>
      </w:r>
      <w:r w:rsidR="00281F6B">
        <w:t xml:space="preserve"> </w:t>
      </w:r>
      <w:r>
        <w:t>$</w:t>
      </w:r>
      <w:proofErr w:type="spellStart"/>
      <w:r>
        <w:t>NIHT.Path</w:t>
      </w:r>
      <w:proofErr w:type="spellEnd"/>
    </w:p>
    <w:p w14:paraId="0D4B1876" w14:textId="411F60D2" w:rsidR="007B3205" w:rsidRDefault="007B3205" w:rsidP="00A471B5">
      <w:pPr>
        <w:pStyle w:val="CodeWithinBulletsEndPACKT"/>
      </w:pPr>
      <w:r>
        <w:t>#</w:t>
      </w:r>
      <w:r w:rsidR="00281F6B">
        <w:t xml:space="preserve"> </w:t>
      </w:r>
      <w:r>
        <w:t>2.2</w:t>
      </w:r>
      <w:r w:rsidR="00281F6B">
        <w:t xml:space="preserve"> </w:t>
      </w:r>
      <w:r>
        <w:t>Create</w:t>
      </w:r>
      <w:r w:rsidR="00281F6B">
        <w:t xml:space="preserve"> </w:t>
      </w:r>
      <w:r>
        <w:t>a</w:t>
      </w:r>
      <w:r w:rsidR="00281F6B">
        <w:t xml:space="preserve"> </w:t>
      </w:r>
      <w:r>
        <w:t>page</w:t>
      </w:r>
      <w:r w:rsidR="00281F6B">
        <w:t xml:space="preserve"> </w:t>
      </w:r>
      <w:r>
        <w:t>for</w:t>
      </w:r>
      <w:r w:rsidR="00281F6B">
        <w:t xml:space="preserve"> </w:t>
      </w:r>
      <w:r>
        <w:t>the</w:t>
      </w:r>
      <w:r w:rsidR="00281F6B">
        <w:t xml:space="preserve"> </w:t>
      </w:r>
      <w:r>
        <w:t>site</w:t>
      </w:r>
    </w:p>
    <w:p w14:paraId="14F6115B" w14:textId="374BC9E5" w:rsidR="007B3205" w:rsidRDefault="007B3205" w:rsidP="00A471B5">
      <w:pPr>
        <w:pStyle w:val="CodeWithinBulletsEndPACKT"/>
      </w:pPr>
      <w:r>
        <w:t>$PAGE</w:t>
      </w:r>
      <w:r w:rsidR="00281F6B">
        <w:t xml:space="preserve"> </w:t>
      </w:r>
      <w:r>
        <w:t>=</w:t>
      </w:r>
      <w:r w:rsidR="00281F6B">
        <w:t xml:space="preserve"> </w:t>
      </w:r>
      <w:r>
        <w:t>@'</w:t>
      </w:r>
    </w:p>
    <w:p w14:paraId="3F048329" w14:textId="51448B65" w:rsidR="007B3205" w:rsidRDefault="007B3205" w:rsidP="00A471B5">
      <w:pPr>
        <w:pStyle w:val="CodeWithinBulletsEndPACKT"/>
      </w:pPr>
      <w:r>
        <w:t>&lt;!DOCTYPE</w:t>
      </w:r>
      <w:r w:rsidR="00281F6B">
        <w:t xml:space="preserve"> </w:t>
      </w:r>
      <w:r>
        <w:t>html&gt;</w:t>
      </w:r>
    </w:p>
    <w:p w14:paraId="2B289117" w14:textId="3C3A8A06" w:rsidR="007B3205" w:rsidRDefault="007B3205" w:rsidP="00A471B5">
      <w:pPr>
        <w:pStyle w:val="CodeWithinBulletsEndPACKT"/>
      </w:pPr>
      <w:r>
        <w:t>&lt;html&gt;</w:t>
      </w:r>
      <w:r w:rsidR="00281F6B">
        <w:t xml:space="preserve"> </w:t>
      </w:r>
    </w:p>
    <w:p w14:paraId="4E52E6FD" w14:textId="7E3A3504" w:rsidR="007B3205" w:rsidRDefault="007B3205" w:rsidP="00A471B5">
      <w:pPr>
        <w:pStyle w:val="CodeWithinBulletsEndPACKT"/>
      </w:pPr>
      <w:r>
        <w:t>&lt;head&gt;&lt;title&gt;Main</w:t>
      </w:r>
      <w:r w:rsidR="00281F6B">
        <w:t xml:space="preserve"> </w:t>
      </w:r>
      <w:r>
        <w:t>Page</w:t>
      </w:r>
      <w:r w:rsidR="00281F6B">
        <w:t xml:space="preserve"> </w:t>
      </w:r>
      <w:r>
        <w:t>for</w:t>
      </w:r>
      <w:r w:rsidR="00281F6B">
        <w:t xml:space="preserve"> </w:t>
      </w:r>
      <w:proofErr w:type="gramStart"/>
      <w:r>
        <w:t>RKWeb.Reskit.Org</w:t>
      </w:r>
      <w:proofErr w:type="gramEnd"/>
      <w:r>
        <w:t>&lt;/title&gt;&lt;/head&gt;</w:t>
      </w:r>
    </w:p>
    <w:p w14:paraId="5D744443" w14:textId="77777777" w:rsidR="007B3205" w:rsidRDefault="007B3205" w:rsidP="00A471B5">
      <w:pPr>
        <w:pStyle w:val="CodeWithinBulletsEndPACKT"/>
      </w:pPr>
      <w:r>
        <w:t>&lt;body&gt;&lt;p&gt;&lt;center&gt;&lt;b&gt;</w:t>
      </w:r>
    </w:p>
    <w:p w14:paraId="506B9BB3" w14:textId="65E03C6E" w:rsidR="007B3205" w:rsidRDefault="007B3205" w:rsidP="00A471B5">
      <w:pPr>
        <w:pStyle w:val="CodeWithinBulletsEndPACKT"/>
      </w:pPr>
      <w:r>
        <w:t>HOME</w:t>
      </w:r>
      <w:r w:rsidR="00281F6B">
        <w:t xml:space="preserve"> </w:t>
      </w:r>
      <w:r>
        <w:t>PAGE</w:t>
      </w:r>
      <w:r w:rsidR="00281F6B">
        <w:t xml:space="preserve"> </w:t>
      </w:r>
      <w:r>
        <w:t>FOR</w:t>
      </w:r>
      <w:r w:rsidR="00281F6B">
        <w:t xml:space="preserve"> </w:t>
      </w:r>
      <w:r>
        <w:t>RKWEBr.RESKIT.ORG&lt;/b&gt;&lt;/p&gt;</w:t>
      </w:r>
    </w:p>
    <w:p w14:paraId="4B41084E" w14:textId="531F7C79" w:rsidR="007B3205" w:rsidRDefault="007B3205" w:rsidP="00A471B5">
      <w:pPr>
        <w:pStyle w:val="CodeWithinBulletsEndPACKT"/>
      </w:pPr>
      <w:r>
        <w:t>Containers</w:t>
      </w:r>
      <w:r w:rsidR="00281F6B">
        <w:t xml:space="preserve"> </w:t>
      </w:r>
      <w:r>
        <w:t>and</w:t>
      </w:r>
      <w:r w:rsidR="00281F6B">
        <w:t xml:space="preserve"> </w:t>
      </w:r>
      <w:r>
        <w:t>PowerShell</w:t>
      </w:r>
      <w:r w:rsidR="00281F6B">
        <w:t xml:space="preserve"> </w:t>
      </w:r>
      <w:r>
        <w:t>Rock!</w:t>
      </w:r>
    </w:p>
    <w:p w14:paraId="18E86FDB" w14:textId="77777777" w:rsidR="007B3205" w:rsidRDefault="007B3205" w:rsidP="00A471B5">
      <w:pPr>
        <w:pStyle w:val="CodeWithinBulletsEndPACKT"/>
      </w:pPr>
      <w:r>
        <w:t>&lt;/center/&lt;/body&gt;&lt;/html&gt;</w:t>
      </w:r>
    </w:p>
    <w:p w14:paraId="2817DE08" w14:textId="77777777" w:rsidR="007B3205" w:rsidRDefault="007B3205" w:rsidP="00A471B5">
      <w:pPr>
        <w:pStyle w:val="CodeWithinBulletsEndPACKT"/>
      </w:pPr>
      <w:r>
        <w:t>'@</w:t>
      </w:r>
    </w:p>
    <w:p w14:paraId="36AD9899" w14:textId="7D5442E7" w:rsidR="007B3205" w:rsidRDefault="007B3205" w:rsidP="00A471B5">
      <w:pPr>
        <w:pStyle w:val="CodeWithinBulletsEndPACKT"/>
      </w:pPr>
      <w:r>
        <w:t>$PAGE</w:t>
      </w:r>
      <w:r w:rsidR="00281F6B">
        <w:t xml:space="preserve"> </w:t>
      </w:r>
      <w:r>
        <w:t>|</w:t>
      </w:r>
      <w:r w:rsidR="00281F6B">
        <w:t xml:space="preserve"> </w:t>
      </w:r>
      <w:r>
        <w:t>Out-File</w:t>
      </w:r>
      <w:r w:rsidR="00281F6B">
        <w:t xml:space="preserve"> </w:t>
      </w:r>
      <w:r>
        <w:t>$</w:t>
      </w:r>
      <w:proofErr w:type="spellStart"/>
      <w:r>
        <w:t>SitePath</w:t>
      </w:r>
      <w:proofErr w:type="spellEnd"/>
      <w:r>
        <w:t>\Index.html</w:t>
      </w:r>
      <w:r w:rsidR="00281F6B">
        <w:t xml:space="preserve"> </w:t>
      </w:r>
      <w:r>
        <w:t>|</w:t>
      </w:r>
      <w:r w:rsidR="00281F6B">
        <w:t xml:space="preserve"> </w:t>
      </w:r>
      <w:r>
        <w:t>Out-Null</w:t>
      </w:r>
    </w:p>
    <w:p w14:paraId="3CC3E832" w14:textId="1EADF178" w:rsidR="007B3205" w:rsidRDefault="007B3205" w:rsidP="00A471B5">
      <w:pPr>
        <w:pStyle w:val="CodeWithinBulletsEndPACKT"/>
      </w:pPr>
      <w:r>
        <w:t>#</w:t>
      </w:r>
      <w:r w:rsidR="00281F6B">
        <w:t xml:space="preserve"> </w:t>
      </w:r>
      <w:r>
        <w:t>2.3</w:t>
      </w:r>
      <w:r w:rsidR="00281F6B">
        <w:t xml:space="preserve"> </w:t>
      </w:r>
      <w:r>
        <w:t>Create</w:t>
      </w:r>
      <w:r w:rsidR="00281F6B">
        <w:t xml:space="preserve"> </w:t>
      </w:r>
      <w:r>
        <w:t>a</w:t>
      </w:r>
      <w:r w:rsidR="00281F6B">
        <w:t xml:space="preserve"> </w:t>
      </w:r>
      <w:r>
        <w:t>new</w:t>
      </w:r>
      <w:r w:rsidR="00281F6B">
        <w:t xml:space="preserve"> </w:t>
      </w:r>
      <w:r>
        <w:t>web</w:t>
      </w:r>
      <w:r w:rsidR="00281F6B">
        <w:t xml:space="preserve"> </w:t>
      </w:r>
      <w:r>
        <w:t>site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that</w:t>
      </w:r>
      <w:r w:rsidR="00281F6B">
        <w:t xml:space="preserve"> </w:t>
      </w:r>
      <w:r>
        <w:t>uses</w:t>
      </w:r>
      <w:r w:rsidR="00281F6B">
        <w:t xml:space="preserve"> </w:t>
      </w:r>
      <w:r>
        <w:t>Host</w:t>
      </w:r>
      <w:r w:rsidR="00281F6B">
        <w:t xml:space="preserve"> </w:t>
      </w:r>
      <w:r>
        <w:t>headers</w:t>
      </w:r>
    </w:p>
    <w:p w14:paraId="42AF8BFF" w14:textId="040C6E39" w:rsidR="007B3205" w:rsidRDefault="007B3205" w:rsidP="00A471B5">
      <w:pPr>
        <w:pStyle w:val="CodeWithinBulletsEndPACKT"/>
      </w:pPr>
      <w:r>
        <w:t>$WSHT</w:t>
      </w:r>
      <w:r w:rsidR="00281F6B">
        <w:t xml:space="preserve"> </w:t>
      </w:r>
      <w:r>
        <w:t>=</w:t>
      </w:r>
      <w:r w:rsidR="00281F6B">
        <w:t xml:space="preserve"> </w:t>
      </w:r>
      <w:proofErr w:type="gramStart"/>
      <w:r>
        <w:t>@{</w:t>
      </w:r>
      <w:proofErr w:type="gramEnd"/>
    </w:p>
    <w:p w14:paraId="639A9A90" w14:textId="737D0B0D" w:rsidR="007B3205" w:rsidRDefault="00281F6B" w:rsidP="00A471B5">
      <w:pPr>
        <w:pStyle w:val="CodeWithinBulletsEndPACKT"/>
      </w:pPr>
      <w:r>
        <w:t xml:space="preserve">  </w:t>
      </w:r>
      <w:proofErr w:type="spellStart"/>
      <w:r w:rsidR="007B3205">
        <w:t>PhysicalPath</w:t>
      </w:r>
      <w:proofErr w:type="spellEnd"/>
      <w:r>
        <w:t xml:space="preserve"> </w:t>
      </w:r>
      <w:r w:rsidR="007B3205">
        <w:t>=</w:t>
      </w:r>
      <w:r>
        <w:t xml:space="preserve"> </w:t>
      </w:r>
      <w:r w:rsidR="007B3205">
        <w:t>$</w:t>
      </w:r>
      <w:proofErr w:type="spellStart"/>
      <w:r w:rsidR="007B3205">
        <w:t>SitePath</w:t>
      </w:r>
      <w:proofErr w:type="spellEnd"/>
      <w:r>
        <w:t xml:space="preserve"> </w:t>
      </w:r>
    </w:p>
    <w:p w14:paraId="3D2879DA" w14:textId="7C3DD2B8" w:rsidR="007B3205" w:rsidRDefault="00281F6B" w:rsidP="00A471B5">
      <w:pPr>
        <w:pStyle w:val="CodeWithinBulletsEndPACKT"/>
      </w:pPr>
      <w:r>
        <w:t xml:space="preserve">  </w:t>
      </w:r>
      <w:r w:rsidR="007B3205">
        <w:t>Name</w:t>
      </w:r>
      <w:r>
        <w:t xml:space="preserve">         </w:t>
      </w:r>
      <w:r w:rsidR="007B3205">
        <w:t>=</w:t>
      </w:r>
      <w:r>
        <w:t xml:space="preserve"> </w:t>
      </w:r>
      <w:r w:rsidR="007B3205">
        <w:t>'</w:t>
      </w:r>
      <w:proofErr w:type="spellStart"/>
      <w:r w:rsidR="007B3205">
        <w:t>RKWeb</w:t>
      </w:r>
      <w:proofErr w:type="spellEnd"/>
      <w:r w:rsidR="007B3205">
        <w:t>'</w:t>
      </w:r>
    </w:p>
    <w:p w14:paraId="54D77D7B" w14:textId="76563F63" w:rsidR="007B3205" w:rsidRDefault="00281F6B" w:rsidP="00A471B5">
      <w:pPr>
        <w:pStyle w:val="CodeWithinBulletsEndPACKT"/>
      </w:pPr>
      <w:r>
        <w:t xml:space="preserve">  </w:t>
      </w:r>
      <w:proofErr w:type="spellStart"/>
      <w:r w:rsidR="007B3205">
        <w:t>HostHeader</w:t>
      </w:r>
      <w:proofErr w:type="spellEnd"/>
      <w:r>
        <w:t xml:space="preserve">   </w:t>
      </w:r>
      <w:r w:rsidR="007B3205">
        <w:t>=</w:t>
      </w:r>
      <w:r>
        <w:t xml:space="preserve"> </w:t>
      </w:r>
      <w:r w:rsidR="007B3205">
        <w:t>'</w:t>
      </w:r>
      <w:proofErr w:type="gramStart"/>
      <w:r w:rsidR="007B3205">
        <w:t>RKWeb.Reskit.Org</w:t>
      </w:r>
      <w:proofErr w:type="gramEnd"/>
      <w:r w:rsidR="007B3205">
        <w:t>'</w:t>
      </w:r>
    </w:p>
    <w:p w14:paraId="69F5B6FD" w14:textId="77777777" w:rsidR="007B3205" w:rsidRDefault="007B3205" w:rsidP="00A471B5">
      <w:pPr>
        <w:pStyle w:val="CodeWithinBulletsEndPACKT"/>
      </w:pPr>
      <w:r>
        <w:t>}</w:t>
      </w:r>
    </w:p>
    <w:p w14:paraId="127A09EA" w14:textId="39DFF8C8" w:rsidR="007B3205" w:rsidRDefault="007B3205" w:rsidP="00A471B5">
      <w:pPr>
        <w:pStyle w:val="CodeWithinBulletsEndPACKT"/>
      </w:pPr>
      <w:r>
        <w:t>New-Website</w:t>
      </w:r>
      <w:r w:rsidR="00281F6B">
        <w:t xml:space="preserve"> </w:t>
      </w:r>
      <w:r>
        <w:t>@WSHT</w:t>
      </w:r>
      <w:r w:rsidR="00281F6B">
        <w:t xml:space="preserve">  </w:t>
      </w:r>
    </w:p>
    <w:p w14:paraId="6EDB0F1A" w14:textId="3645A741" w:rsidR="007B3205" w:rsidRDefault="007B3205" w:rsidP="00A471B5">
      <w:pPr>
        <w:pStyle w:val="CodeWithinBulletsEndPACKT"/>
      </w:pPr>
      <w:r>
        <w:t>}</w:t>
      </w:r>
      <w:r w:rsidR="00281F6B">
        <w:t xml:space="preserve"> </w:t>
      </w:r>
      <w:r>
        <w:t>#</w:t>
      </w:r>
      <w:r w:rsidR="00281F6B">
        <w:t xml:space="preserve"> </w:t>
      </w:r>
      <w:r>
        <w:t>End</w:t>
      </w:r>
      <w:r w:rsidR="00281F6B">
        <w:t xml:space="preserve"> </w:t>
      </w:r>
      <w:r>
        <w:t>of</w:t>
      </w:r>
      <w:r w:rsidR="00281F6B">
        <w:t xml:space="preserve"> </w:t>
      </w:r>
      <w:r>
        <w:t>$SB</w:t>
      </w:r>
      <w:r w:rsidR="00281F6B">
        <w:t xml:space="preserve"> </w:t>
      </w:r>
      <w:r>
        <w:t>script</w:t>
      </w:r>
      <w:r w:rsidR="00281F6B">
        <w:t xml:space="preserve"> </w:t>
      </w:r>
      <w:r>
        <w:t>block</w:t>
      </w:r>
    </w:p>
    <w:p w14:paraId="64DF4204" w14:textId="5F6867D6" w:rsidR="007B3205" w:rsidRDefault="007B3205" w:rsidP="00964CB4">
      <w:pPr>
        <w:pStyle w:val="NumberedBulletPACKT"/>
      </w:pPr>
      <w:r>
        <w:t>Save</w:t>
      </w:r>
      <w:r w:rsidR="00281F6B">
        <w:t xml:space="preserve"> </w:t>
      </w:r>
      <w:r>
        <w:t>the</w:t>
      </w:r>
      <w:r w:rsidR="00281F6B">
        <w:t xml:space="preserve"> </w:t>
      </w:r>
      <w:r>
        <w:t>script</w:t>
      </w:r>
      <w:r w:rsidR="00281F6B">
        <w:t xml:space="preserve"> </w:t>
      </w:r>
      <w:r>
        <w:t>block</w:t>
      </w:r>
      <w:r w:rsidR="00281F6B">
        <w:t xml:space="preserve"> </w:t>
      </w:r>
      <w:r>
        <w:t>to</w:t>
      </w:r>
      <w:r w:rsidR="00281F6B">
        <w:t xml:space="preserve"> </w:t>
      </w:r>
      <w:r>
        <w:t>the</w:t>
      </w:r>
      <w:r w:rsidR="00281F6B">
        <w:t xml:space="preserve"> </w:t>
      </w:r>
      <w:r>
        <w:t>file:</w:t>
      </w:r>
    </w:p>
    <w:p w14:paraId="63F4911B" w14:textId="63D5092A" w:rsidR="007B3205" w:rsidRDefault="007B3205" w:rsidP="00A471B5">
      <w:pPr>
        <w:pStyle w:val="CodeWithinBulletsEndPACKT"/>
      </w:pPr>
      <w:r>
        <w:t>$SB</w:t>
      </w:r>
      <w:r w:rsidR="00281F6B">
        <w:t xml:space="preserve"> </w:t>
      </w:r>
      <w:r>
        <w:t>|</w:t>
      </w:r>
      <w:r w:rsidR="00281F6B">
        <w:t xml:space="preserve"> </w:t>
      </w:r>
      <w:r>
        <w:t>Out-File</w:t>
      </w:r>
      <w:r w:rsidR="00281F6B">
        <w:t xml:space="preserve"> </w:t>
      </w:r>
      <w:r>
        <w:t>$</w:t>
      </w:r>
      <w:proofErr w:type="spellStart"/>
      <w:r>
        <w:t>SitePath</w:t>
      </w:r>
      <w:proofErr w:type="spellEnd"/>
      <w:r>
        <w:t>\Config.ps1</w:t>
      </w:r>
    </w:p>
    <w:p w14:paraId="386FAA1A" w14:textId="5FED7B33" w:rsidR="007B3205" w:rsidRDefault="007B3205" w:rsidP="00964CB4">
      <w:pPr>
        <w:pStyle w:val="NumberedBulletPACKT"/>
      </w:pPr>
      <w:r>
        <w:t>Create</w:t>
      </w:r>
      <w:r w:rsidR="00281F6B">
        <w:t xml:space="preserve"> </w:t>
      </w:r>
      <w:r>
        <w:t>and</w:t>
      </w:r>
      <w:r w:rsidR="00281F6B">
        <w:t xml:space="preserve"> </w:t>
      </w:r>
      <w:r>
        <w:t>test</w:t>
      </w:r>
      <w:r w:rsidR="00281F6B">
        <w:t xml:space="preserve"> </w:t>
      </w:r>
      <w:r>
        <w:t>a</w:t>
      </w:r>
      <w:r w:rsidR="00281F6B">
        <w:t xml:space="preserve"> </w:t>
      </w:r>
      <w:r>
        <w:t>new</w:t>
      </w:r>
      <w:r w:rsidR="00281F6B">
        <w:t xml:space="preserve"> </w:t>
      </w:r>
      <w:r>
        <w:t>A</w:t>
      </w:r>
      <w:r w:rsidR="00281F6B">
        <w:t xml:space="preserve"> </w:t>
      </w:r>
      <w:r>
        <w:t>record</w:t>
      </w:r>
      <w:r w:rsidR="00281F6B">
        <w:t xml:space="preserve"> </w:t>
      </w:r>
      <w:r>
        <w:t>for</w:t>
      </w:r>
      <w:r w:rsidR="00281F6B">
        <w:t xml:space="preserve"> </w:t>
      </w:r>
      <w:r>
        <w:t>our</w:t>
      </w:r>
      <w:r w:rsidR="00281F6B">
        <w:t xml:space="preserve"> </w:t>
      </w:r>
      <w:r>
        <w:t>soon-to-be</w:t>
      </w:r>
      <w:r w:rsidR="00281F6B">
        <w:t xml:space="preserve"> </w:t>
      </w:r>
      <w:r>
        <w:t>containerized</w:t>
      </w:r>
      <w:r w:rsidR="00281F6B">
        <w:t xml:space="preserve"> </w:t>
      </w:r>
      <w:r>
        <w:t>site:</w:t>
      </w:r>
    </w:p>
    <w:p w14:paraId="2EDD7380" w14:textId="6C2B40ED" w:rsidR="007B3205" w:rsidRDefault="007B3205" w:rsidP="00A471B5">
      <w:pPr>
        <w:pStyle w:val="CodeWithinBulletsEndPACKT"/>
      </w:pPr>
      <w:r>
        <w:lastRenderedPageBreak/>
        <w:t>Invoke-Command</w:t>
      </w:r>
      <w:r w:rsidR="00281F6B">
        <w:t xml:space="preserve"> </w:t>
      </w:r>
      <w:r>
        <w:t>-Computer</w:t>
      </w:r>
      <w:r w:rsidR="00281F6B">
        <w:t xml:space="preserve"> </w:t>
      </w:r>
      <w:proofErr w:type="gramStart"/>
      <w:r>
        <w:t>DC1.Reskit.Org</w:t>
      </w:r>
      <w:proofErr w:type="gramEnd"/>
      <w:r w:rsidR="00281F6B">
        <w:t xml:space="preserve"> </w:t>
      </w:r>
      <w:r>
        <w:t>-</w:t>
      </w:r>
      <w:proofErr w:type="spellStart"/>
      <w:r>
        <w:t>ScriptBlock</w:t>
      </w:r>
      <w:proofErr w:type="spellEnd"/>
      <w:r w:rsidR="00281F6B">
        <w:t xml:space="preserve"> </w:t>
      </w:r>
      <w:r>
        <w:t>{</w:t>
      </w:r>
    </w:p>
    <w:p w14:paraId="00A4B6FE" w14:textId="52FF0108" w:rsidR="007B3205" w:rsidRDefault="00281F6B" w:rsidP="00A471B5">
      <w:pPr>
        <w:pStyle w:val="CodeWithinBulletsEndPACKT"/>
      </w:pPr>
      <w:r>
        <w:t xml:space="preserve">  </w:t>
      </w:r>
      <w:r w:rsidR="007B3205">
        <w:t>$DNSHT</w:t>
      </w:r>
      <w:r>
        <w:t xml:space="preserve"> </w:t>
      </w:r>
      <w:r w:rsidR="007B3205">
        <w:t>=</w:t>
      </w:r>
      <w:r>
        <w:t xml:space="preserve"> </w:t>
      </w:r>
      <w:proofErr w:type="gramStart"/>
      <w:r w:rsidR="007B3205">
        <w:t>@{</w:t>
      </w:r>
      <w:proofErr w:type="gramEnd"/>
    </w:p>
    <w:p w14:paraId="4A0CD84F" w14:textId="57ED4A52" w:rsidR="007B3205" w:rsidRDefault="00281F6B" w:rsidP="00A471B5">
      <w:pPr>
        <w:pStyle w:val="CodeWithinBulletsEndPACKT"/>
      </w:pPr>
      <w:r>
        <w:t xml:space="preserve">    </w:t>
      </w:r>
      <w:proofErr w:type="spellStart"/>
      <w:proofErr w:type="gramStart"/>
      <w:r w:rsidR="007B3205">
        <w:t>ZoneName</w:t>
      </w:r>
      <w:proofErr w:type="spellEnd"/>
      <w:r>
        <w:t xml:space="preserve">  </w:t>
      </w:r>
      <w:r w:rsidR="007B3205">
        <w:t>=</w:t>
      </w:r>
      <w:proofErr w:type="gramEnd"/>
      <w:r>
        <w:t xml:space="preserve"> </w:t>
      </w:r>
      <w:r w:rsidR="007B3205">
        <w:t>'Reskit.Org'</w:t>
      </w:r>
    </w:p>
    <w:p w14:paraId="69D324B7" w14:textId="4F7EAA26" w:rsidR="007B3205" w:rsidRDefault="00281F6B" w:rsidP="00A471B5">
      <w:pPr>
        <w:pStyle w:val="CodeWithinBulletsEndPACKT"/>
      </w:pPr>
      <w:r>
        <w:t xml:space="preserve">    </w:t>
      </w:r>
      <w:r w:rsidR="007B3205">
        <w:t>Name</w:t>
      </w:r>
      <w:r>
        <w:t xml:space="preserve">      </w:t>
      </w:r>
      <w:r w:rsidR="007B3205">
        <w:t>=</w:t>
      </w:r>
      <w:r>
        <w:t xml:space="preserve"> </w:t>
      </w:r>
      <w:r w:rsidR="007B3205">
        <w:t>'</w:t>
      </w:r>
      <w:proofErr w:type="spellStart"/>
      <w:r w:rsidR="007B3205">
        <w:t>RKWeb</w:t>
      </w:r>
      <w:proofErr w:type="spellEnd"/>
      <w:r w:rsidR="007B3205">
        <w:t>'</w:t>
      </w:r>
    </w:p>
    <w:p w14:paraId="643479DD" w14:textId="4E89D511" w:rsidR="007B3205" w:rsidRDefault="00281F6B" w:rsidP="00A471B5">
      <w:pPr>
        <w:pStyle w:val="CodeWithinBulletsEndPACKT"/>
      </w:pPr>
      <w:r>
        <w:t xml:space="preserve">    </w:t>
      </w:r>
      <w:proofErr w:type="spellStart"/>
      <w:r w:rsidR="007B3205">
        <w:t>IpAddress</w:t>
      </w:r>
      <w:proofErr w:type="spellEnd"/>
      <w:r>
        <w:t xml:space="preserve"> </w:t>
      </w:r>
      <w:r w:rsidR="007B3205">
        <w:t>=</w:t>
      </w:r>
      <w:r>
        <w:t xml:space="preserve"> </w:t>
      </w:r>
      <w:r w:rsidR="007B3205">
        <w:t>'10.10.10.221'</w:t>
      </w:r>
    </w:p>
    <w:p w14:paraId="4C33F704" w14:textId="2B319E17" w:rsidR="007B3205" w:rsidRDefault="00281F6B" w:rsidP="00A471B5">
      <w:pPr>
        <w:pStyle w:val="CodeWithinBulletsEndPACKT"/>
      </w:pPr>
      <w:r>
        <w:t xml:space="preserve">  </w:t>
      </w:r>
      <w:r w:rsidR="007B3205">
        <w:t>}</w:t>
      </w:r>
      <w:r>
        <w:t xml:space="preserve">    </w:t>
      </w:r>
    </w:p>
    <w:p w14:paraId="0098253B" w14:textId="40FA1A7C" w:rsidR="007B3205" w:rsidRDefault="00281F6B" w:rsidP="00A471B5">
      <w:pPr>
        <w:pStyle w:val="CodeWithinBulletsEndPACKT"/>
      </w:pPr>
      <w:r>
        <w:t xml:space="preserve">  </w:t>
      </w:r>
      <w:r w:rsidR="007B3205">
        <w:t>Add-</w:t>
      </w:r>
      <w:proofErr w:type="spellStart"/>
      <w:r w:rsidR="007B3205">
        <w:t>DnsServerResourceRecordA</w:t>
      </w:r>
      <w:proofErr w:type="spellEnd"/>
      <w:r>
        <w:t xml:space="preserve"> </w:t>
      </w:r>
      <w:r w:rsidR="007B3205">
        <w:t>@DNSHT</w:t>
      </w:r>
    </w:p>
    <w:p w14:paraId="67D8F490" w14:textId="77777777" w:rsidR="007B3205" w:rsidRDefault="007B3205" w:rsidP="00A471B5">
      <w:pPr>
        <w:pStyle w:val="CodeWithinBulletsEndPACKT"/>
      </w:pPr>
      <w:r>
        <w:t>}</w:t>
      </w:r>
    </w:p>
    <w:p w14:paraId="092B37FF" w14:textId="0C69D2C4" w:rsidR="007B3205" w:rsidRDefault="007B3205" w:rsidP="00A471B5">
      <w:pPr>
        <w:pStyle w:val="CodeWithinBulletsEndPACKT"/>
      </w:pPr>
      <w:r>
        <w:t>Resolve-</w:t>
      </w:r>
      <w:proofErr w:type="spellStart"/>
      <w:r>
        <w:t>DnsName</w:t>
      </w:r>
      <w:proofErr w:type="spellEnd"/>
      <w:r w:rsidR="00281F6B">
        <w:t xml:space="preserve"> </w:t>
      </w:r>
      <w:r>
        <w:t>-Name</w:t>
      </w:r>
      <w:r w:rsidR="00281F6B">
        <w:t xml:space="preserve"> </w:t>
      </w:r>
      <w:proofErr w:type="gramStart"/>
      <w:r>
        <w:t>Rkweb.Reskit.Org</w:t>
      </w:r>
      <w:proofErr w:type="gramEnd"/>
    </w:p>
    <w:p w14:paraId="5A0FDDFE" w14:textId="3204EFAC" w:rsidR="007B3205" w:rsidRDefault="007B3205" w:rsidP="00964CB4">
      <w:pPr>
        <w:pStyle w:val="NumberedBulletPACKT"/>
      </w:pPr>
      <w:r>
        <w:t>Create</w:t>
      </w:r>
      <w:r w:rsidR="00281F6B">
        <w:t xml:space="preserve"> </w:t>
      </w:r>
      <w:r>
        <w:t>a</w:t>
      </w:r>
      <w:r w:rsidR="00281F6B">
        <w:t xml:space="preserve"> </w:t>
      </w:r>
      <w:proofErr w:type="spellStart"/>
      <w:r>
        <w:t>Dockerfile</w:t>
      </w:r>
      <w:proofErr w:type="spellEnd"/>
      <w:r w:rsidR="00281F6B">
        <w:t xml:space="preserve"> </w:t>
      </w:r>
      <w:r>
        <w:t>that</w:t>
      </w:r>
      <w:r w:rsidR="00281F6B">
        <w:t xml:space="preserve"> </w:t>
      </w:r>
      <w:r>
        <w:t>contains</w:t>
      </w:r>
      <w:r w:rsidR="00281F6B">
        <w:t xml:space="preserve"> </w:t>
      </w:r>
      <w:r>
        <w:t>build</w:t>
      </w:r>
      <w:r w:rsidR="00281F6B">
        <w:t xml:space="preserve"> </w:t>
      </w:r>
      <w:r>
        <w:t>instructions:</w:t>
      </w:r>
    </w:p>
    <w:p w14:paraId="2DC4477F" w14:textId="2B65E99B" w:rsidR="007B3205" w:rsidRDefault="007B3205" w:rsidP="00A471B5">
      <w:pPr>
        <w:pStyle w:val="CodeWithinBulletsEndPACKT"/>
      </w:pPr>
      <w:r>
        <w:t>$DF</w:t>
      </w:r>
      <w:r w:rsidR="00281F6B">
        <w:t xml:space="preserve"> </w:t>
      </w:r>
      <w:r>
        <w:t>=</w:t>
      </w:r>
      <w:r w:rsidR="00281F6B">
        <w:t xml:space="preserve"> </w:t>
      </w:r>
      <w:r>
        <w:t>@"</w:t>
      </w:r>
    </w:p>
    <w:p w14:paraId="5DF78E07" w14:textId="742F9206" w:rsidR="007B3205" w:rsidRDefault="007B3205" w:rsidP="00A471B5">
      <w:pPr>
        <w:pStyle w:val="CodeWithinBulletsEndPACKT"/>
      </w:pPr>
      <w:r>
        <w:t>FROM</w:t>
      </w:r>
      <w:r w:rsidR="00281F6B">
        <w:t xml:space="preserve"> </w:t>
      </w:r>
      <w:r>
        <w:t>mcr.microsoft.com/windows/servercore:1809</w:t>
      </w:r>
    </w:p>
    <w:p w14:paraId="7D1099E6" w14:textId="5670B9E5" w:rsidR="007B3205" w:rsidRDefault="007B3205" w:rsidP="00A471B5">
      <w:pPr>
        <w:pStyle w:val="CodeWithinBulletsEndPACKT"/>
      </w:pPr>
      <w:r>
        <w:t>LABEL</w:t>
      </w:r>
      <w:r w:rsidR="00281F6B">
        <w:t xml:space="preserve"> </w:t>
      </w:r>
      <w:r>
        <w:t>Description="RKWEB</w:t>
      </w:r>
      <w:r w:rsidR="00281F6B">
        <w:t xml:space="preserve"> </w:t>
      </w:r>
      <w:r>
        <w:t>Container"</w:t>
      </w:r>
      <w:r w:rsidR="00281F6B">
        <w:t xml:space="preserve"> </w:t>
      </w:r>
      <w:r>
        <w:t>Vendor="PS</w:t>
      </w:r>
      <w:r w:rsidR="00281F6B">
        <w:t xml:space="preserve"> </w:t>
      </w:r>
      <w:r>
        <w:t>Partnership"</w:t>
      </w:r>
      <w:r w:rsidR="00281F6B">
        <w:t xml:space="preserve"> </w:t>
      </w:r>
      <w:r>
        <w:t>Version="1.0.0.42"</w:t>
      </w:r>
    </w:p>
    <w:p w14:paraId="00ED1A53" w14:textId="4F1D4D86" w:rsidR="007B3205" w:rsidRDefault="007B3205" w:rsidP="00A471B5">
      <w:pPr>
        <w:pStyle w:val="CodeWithinBulletsEndPACKT"/>
      </w:pPr>
      <w:r>
        <w:t>RUN</w:t>
      </w:r>
      <w:r w:rsidR="00281F6B">
        <w:t xml:space="preserve"> </w:t>
      </w:r>
      <w:proofErr w:type="spellStart"/>
      <w:r>
        <w:t>powershell</w:t>
      </w:r>
      <w:proofErr w:type="spellEnd"/>
      <w:r w:rsidR="00281F6B">
        <w:t xml:space="preserve"> </w:t>
      </w:r>
      <w:r>
        <w:t>-Command</w:t>
      </w:r>
      <w:r w:rsidR="00281F6B">
        <w:t xml:space="preserve"> </w:t>
      </w:r>
      <w:r>
        <w:t>Add-</w:t>
      </w:r>
      <w:proofErr w:type="spellStart"/>
      <w:r>
        <w:t>WindowsFeature</w:t>
      </w:r>
      <w:proofErr w:type="spellEnd"/>
      <w:r w:rsidR="00281F6B">
        <w:t xml:space="preserve"> </w:t>
      </w:r>
      <w:r>
        <w:t>Web-Server</w:t>
      </w:r>
    </w:p>
    <w:p w14:paraId="231788BE" w14:textId="0FF76071" w:rsidR="007B3205" w:rsidRDefault="007B3205" w:rsidP="00A471B5">
      <w:pPr>
        <w:pStyle w:val="CodeWithinBulletsEndPACKT"/>
      </w:pPr>
      <w:r>
        <w:t>WORKDIR</w:t>
      </w:r>
      <w:r w:rsidR="00281F6B">
        <w:t xml:space="preserve"> </w:t>
      </w:r>
      <w:r>
        <w:t>C:\\RKWebContainer</w:t>
      </w:r>
    </w:p>
    <w:p w14:paraId="58E5A967" w14:textId="2240F35B" w:rsidR="007B3205" w:rsidRDefault="007B3205" w:rsidP="00A471B5">
      <w:pPr>
        <w:pStyle w:val="CodeWithinBulletsEndPACKT"/>
      </w:pPr>
      <w:r>
        <w:t>COPY</w:t>
      </w:r>
      <w:r w:rsidR="00281F6B">
        <w:t xml:space="preserve"> </w:t>
      </w:r>
      <w:r>
        <w:t>Config.ps1</w:t>
      </w:r>
      <w:r w:rsidR="00281F6B">
        <w:t xml:space="preserve"> </w:t>
      </w:r>
      <w:proofErr w:type="spellStart"/>
      <w:r>
        <w:t>Config.ps1</w:t>
      </w:r>
      <w:proofErr w:type="spellEnd"/>
    </w:p>
    <w:p w14:paraId="7DA0CB97" w14:textId="315E1241" w:rsidR="007B3205" w:rsidRDefault="007B3205" w:rsidP="00A471B5">
      <w:pPr>
        <w:pStyle w:val="CodeWithinBulletsEndPACKT"/>
      </w:pPr>
      <w:r>
        <w:t>RUN</w:t>
      </w:r>
      <w:r w:rsidR="00281F6B">
        <w:t xml:space="preserve"> </w:t>
      </w:r>
      <w:proofErr w:type="spellStart"/>
      <w:r>
        <w:t>powershell</w:t>
      </w:r>
      <w:proofErr w:type="spellEnd"/>
      <w:r w:rsidR="00281F6B">
        <w:t xml:space="preserve"> </w:t>
      </w:r>
      <w:r>
        <w:t>-Command</w:t>
      </w:r>
      <w:r w:rsidR="00281F6B">
        <w:t xml:space="preserve"> </w:t>
      </w:r>
      <w:r>
        <w:t>.\config.ps1</w:t>
      </w:r>
    </w:p>
    <w:p w14:paraId="1CAF490F" w14:textId="77777777" w:rsidR="007B3205" w:rsidRDefault="007B3205" w:rsidP="00A471B5">
      <w:pPr>
        <w:pStyle w:val="CodeWithinBulletsEndPACKT"/>
      </w:pPr>
      <w:r>
        <w:t>"@</w:t>
      </w:r>
    </w:p>
    <w:p w14:paraId="0B9278D4" w14:textId="63399754" w:rsidR="007B3205" w:rsidRDefault="007B3205" w:rsidP="00A471B5">
      <w:pPr>
        <w:pStyle w:val="CodeWithinBulletsEndPACKT"/>
      </w:pPr>
      <w:r>
        <w:t>$DF</w:t>
      </w:r>
      <w:r w:rsidR="00281F6B">
        <w:t xml:space="preserve"> </w:t>
      </w:r>
      <w:r>
        <w:t>|</w:t>
      </w:r>
      <w:r w:rsidR="00281F6B">
        <w:t xml:space="preserve"> </w:t>
      </w:r>
      <w:r>
        <w:t>Out-File</w:t>
      </w:r>
      <w:r w:rsidR="00281F6B">
        <w:t xml:space="preserve"> </w:t>
      </w:r>
      <w:r>
        <w:t>-</w:t>
      </w:r>
      <w:proofErr w:type="spellStart"/>
      <w:proofErr w:type="gramStart"/>
      <w:r>
        <w:t>FilePath</w:t>
      </w:r>
      <w:proofErr w:type="spellEnd"/>
      <w:r w:rsidR="00281F6B">
        <w:t xml:space="preserve"> </w:t>
      </w:r>
      <w:r>
        <w:t>.</w:t>
      </w:r>
      <w:proofErr w:type="gramEnd"/>
      <w:r>
        <w:t>\</w:t>
      </w:r>
      <w:proofErr w:type="spellStart"/>
      <w:r>
        <w:t>Dockerfile</w:t>
      </w:r>
      <w:proofErr w:type="spellEnd"/>
      <w:r w:rsidR="00281F6B">
        <w:t xml:space="preserve"> </w:t>
      </w:r>
      <w:r>
        <w:t>-Encoding</w:t>
      </w:r>
      <w:r w:rsidR="00281F6B">
        <w:t xml:space="preserve"> </w:t>
      </w:r>
      <w:r>
        <w:t>ASCII</w:t>
      </w:r>
    </w:p>
    <w:p w14:paraId="0D320F39" w14:textId="1AD17285" w:rsidR="007B3205" w:rsidRDefault="007B3205" w:rsidP="00964CB4">
      <w:pPr>
        <w:pStyle w:val="NumberedBulletPACKT"/>
      </w:pPr>
      <w:r>
        <w:t>Build</w:t>
      </w:r>
      <w:r w:rsidR="00281F6B">
        <w:t xml:space="preserve"> </w:t>
      </w:r>
      <w:r>
        <w:t>the</w:t>
      </w:r>
      <w:r w:rsidR="00281F6B">
        <w:t xml:space="preserve"> </w:t>
      </w:r>
      <w:r>
        <w:t>image:</w:t>
      </w:r>
    </w:p>
    <w:p w14:paraId="547EA5A5" w14:textId="757C0502" w:rsidR="007B3205" w:rsidRDefault="007B3205" w:rsidP="00A471B5">
      <w:pPr>
        <w:pStyle w:val="CodeWithinBulletsEndPACKT"/>
      </w:pPr>
      <w:r>
        <w:t>docker</w:t>
      </w:r>
      <w:r w:rsidR="00281F6B">
        <w:t xml:space="preserve"> </w:t>
      </w:r>
      <w:r>
        <w:t>build</w:t>
      </w:r>
      <w:r w:rsidR="00281F6B">
        <w:t xml:space="preserve"> </w:t>
      </w:r>
      <w:r>
        <w:t>-t</w:t>
      </w:r>
      <w:r w:rsidR="00281F6B">
        <w:t xml:space="preserve"> </w:t>
      </w:r>
      <w:proofErr w:type="spellStart"/>
      <w:proofErr w:type="gramStart"/>
      <w:r>
        <w:t>rkwebc</w:t>
      </w:r>
      <w:proofErr w:type="spellEnd"/>
      <w:r w:rsidR="00281F6B">
        <w:t xml:space="preserve"> </w:t>
      </w:r>
      <w:r>
        <w:t>.</w:t>
      </w:r>
      <w:proofErr w:type="gramEnd"/>
    </w:p>
    <w:p w14:paraId="19A57DAA" w14:textId="2C4C3876" w:rsidR="007B3205" w:rsidRDefault="007B3205" w:rsidP="00964CB4">
      <w:pPr>
        <w:pStyle w:val="NumberedBulletPACKT"/>
      </w:pP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r>
        <w:t>image:</w:t>
      </w:r>
    </w:p>
    <w:p w14:paraId="7CD2AA9C" w14:textId="445491C1" w:rsidR="007B3205" w:rsidRDefault="007B3205" w:rsidP="00A471B5">
      <w:pPr>
        <w:pStyle w:val="CodeWithinBulletsEndPACKT"/>
      </w:pPr>
      <w:r>
        <w:t>docker</w:t>
      </w:r>
      <w:r w:rsidR="00281F6B">
        <w:t xml:space="preserve"> </w:t>
      </w:r>
      <w:r>
        <w:t>run</w:t>
      </w:r>
      <w:r w:rsidR="00281F6B">
        <w:t xml:space="preserve"> </w:t>
      </w:r>
      <w:r>
        <w:t>-d</w:t>
      </w:r>
      <w:r w:rsidR="00281F6B">
        <w:t xml:space="preserve"> </w:t>
      </w:r>
      <w:r>
        <w:t>-t</w:t>
      </w:r>
      <w:r w:rsidR="00281F6B">
        <w:t xml:space="preserve"> </w:t>
      </w:r>
      <w:r>
        <w:t>--name</w:t>
      </w:r>
      <w:r w:rsidR="00281F6B">
        <w:t xml:space="preserve"> </w:t>
      </w:r>
      <w:proofErr w:type="spellStart"/>
      <w:r>
        <w:t>rkwebc</w:t>
      </w:r>
      <w:proofErr w:type="spellEnd"/>
      <w:r w:rsidR="00281F6B">
        <w:t xml:space="preserve"> </w:t>
      </w:r>
      <w:r>
        <w:t>-p</w:t>
      </w:r>
      <w:r w:rsidR="00281F6B">
        <w:t xml:space="preserve"> </w:t>
      </w:r>
      <w:r>
        <w:t>80:80</w:t>
      </w:r>
      <w:r w:rsidR="00281F6B">
        <w:t xml:space="preserve"> </w:t>
      </w:r>
      <w:proofErr w:type="spellStart"/>
      <w:r>
        <w:t>rkwebc</w:t>
      </w:r>
      <w:proofErr w:type="spellEnd"/>
      <w:r w:rsidR="00281F6B">
        <w:t xml:space="preserve"> </w:t>
      </w:r>
      <w:r>
        <w:t>|</w:t>
      </w:r>
      <w:r w:rsidR="00281F6B">
        <w:t xml:space="preserve"> </w:t>
      </w:r>
      <w:r>
        <w:t>Out-Null</w:t>
      </w:r>
    </w:p>
    <w:p w14:paraId="38E82A4B" w14:textId="6311AD2A" w:rsidR="007B3205" w:rsidRDefault="007B3205" w:rsidP="00964CB4">
      <w:pPr>
        <w:pStyle w:val="NumberedBulletPACKT"/>
      </w:pPr>
      <w:r>
        <w:t>Check</w:t>
      </w:r>
      <w:r w:rsidR="00281F6B">
        <w:t xml:space="preserve"> </w:t>
      </w:r>
      <w:r>
        <w:t>that</w:t>
      </w:r>
      <w:r w:rsidR="00281F6B">
        <w:t xml:space="preserve"> </w:t>
      </w:r>
      <w:r>
        <w:t>the</w:t>
      </w:r>
      <w:r w:rsidR="00281F6B">
        <w:t xml:space="preserve"> </w:t>
      </w:r>
      <w:proofErr w:type="spellStart"/>
      <w:r w:rsidRPr="00A471B5">
        <w:rPr>
          <w:rStyle w:val="CodeInTextPACKT"/>
        </w:rPr>
        <w:t>rkwebc</w:t>
      </w:r>
      <w:proofErr w:type="spellEnd"/>
      <w:r w:rsidR="00281F6B">
        <w:t xml:space="preserve"> </w:t>
      </w:r>
      <w:r>
        <w:t>container</w:t>
      </w:r>
      <w:r w:rsidR="00281F6B">
        <w:t xml:space="preserve"> </w:t>
      </w:r>
      <w:r>
        <w:t>is</w:t>
      </w:r>
      <w:r w:rsidR="00281F6B">
        <w:t xml:space="preserve"> </w:t>
      </w:r>
      <w:r>
        <w:t>running:</w:t>
      </w:r>
    </w:p>
    <w:p w14:paraId="3DAB5065" w14:textId="3105D7CA" w:rsidR="007B3205" w:rsidRDefault="007B3205" w:rsidP="00A471B5">
      <w:pPr>
        <w:pStyle w:val="CodeWithinBulletsEndPACKT"/>
      </w:pPr>
      <w:r>
        <w:t>docker</w:t>
      </w:r>
      <w:r w:rsidR="00281F6B">
        <w:t xml:space="preserve"> </w:t>
      </w:r>
      <w:proofErr w:type="spellStart"/>
      <w:r>
        <w:t>ps</w:t>
      </w:r>
      <w:proofErr w:type="spellEnd"/>
    </w:p>
    <w:p w14:paraId="703801AA" w14:textId="42E9DB14" w:rsidR="007B3205" w:rsidRDefault="007B3205" w:rsidP="00964CB4">
      <w:pPr>
        <w:pStyle w:val="NumberedBulletPACKT"/>
      </w:pPr>
      <w:r>
        <w:t>Get</w:t>
      </w:r>
      <w:r w:rsidR="00281F6B">
        <w:t xml:space="preserve"> </w:t>
      </w:r>
      <w:r>
        <w:t>the</w:t>
      </w:r>
      <w:r w:rsidR="00281F6B">
        <w:t xml:space="preserve"> </w:t>
      </w:r>
      <w:r>
        <w:t>page</w:t>
      </w:r>
      <w:r w:rsidR="00281F6B">
        <w:t xml:space="preserve"> </w:t>
      </w:r>
      <w:r>
        <w:t>using</w:t>
      </w:r>
      <w:r w:rsidR="00281F6B">
        <w:t xml:space="preserve"> </w:t>
      </w:r>
      <w:r w:rsidRPr="00A471B5">
        <w:rPr>
          <w:rStyle w:val="CodeInTextPACKT"/>
        </w:rPr>
        <w:t>Invoke-</w:t>
      </w:r>
      <w:proofErr w:type="spellStart"/>
      <w:r w:rsidRPr="00A471B5">
        <w:rPr>
          <w:rStyle w:val="CodeInTextPACKT"/>
        </w:rPr>
        <w:t>WebRequest</w:t>
      </w:r>
      <w:proofErr w:type="spellEnd"/>
      <w:r>
        <w:t>:</w:t>
      </w:r>
    </w:p>
    <w:p w14:paraId="2FA4C1D5" w14:textId="71D5A1D7" w:rsidR="007B3205" w:rsidRDefault="007B3205" w:rsidP="00A471B5">
      <w:pPr>
        <w:pStyle w:val="CodeWithinBulletsEndPACKT"/>
      </w:pPr>
      <w:r>
        <w:t>Invoke-</w:t>
      </w:r>
      <w:proofErr w:type="spellStart"/>
      <w:r>
        <w:t>WebRequest</w:t>
      </w:r>
      <w:proofErr w:type="spellEnd"/>
      <w:r w:rsidR="00281F6B">
        <w:t xml:space="preserve"> </w:t>
      </w:r>
      <w:r>
        <w:t>-</w:t>
      </w:r>
      <w:proofErr w:type="spellStart"/>
      <w:r>
        <w:t>UseBasicParsing</w:t>
      </w:r>
      <w:proofErr w:type="spellEnd"/>
      <w:r w:rsidR="00281F6B">
        <w:t xml:space="preserve"> </w:t>
      </w:r>
      <w:r>
        <w:t>HTTP://RKweb.Reskit.Org</w:t>
      </w:r>
    </w:p>
    <w:p w14:paraId="5EACD195" w14:textId="1B29028A" w:rsidR="007B3205" w:rsidRDefault="007B3205" w:rsidP="00964CB4">
      <w:pPr>
        <w:pStyle w:val="NumberedBulletPACKT"/>
      </w:pPr>
      <w:r>
        <w:t>View</w:t>
      </w:r>
      <w:r w:rsidR="00281F6B">
        <w:t xml:space="preserve"> </w:t>
      </w:r>
      <w:r>
        <w:t>the</w:t>
      </w:r>
      <w:r w:rsidR="00281F6B">
        <w:t xml:space="preserve"> </w:t>
      </w:r>
      <w:r>
        <w:t>page</w:t>
      </w:r>
      <w:r w:rsidR="00281F6B">
        <w:t xml:space="preserve"> </w:t>
      </w:r>
      <w:r>
        <w:t>using</w:t>
      </w:r>
      <w:r w:rsidR="00281F6B">
        <w:t xml:space="preserve"> </w:t>
      </w:r>
      <w:r>
        <w:t>a</w:t>
      </w:r>
      <w:r w:rsidR="00281F6B">
        <w:t xml:space="preserve"> </w:t>
      </w:r>
      <w:r>
        <w:t>browser:</w:t>
      </w:r>
    </w:p>
    <w:p w14:paraId="26F12CBA" w14:textId="05733D86" w:rsidR="007B3205" w:rsidRDefault="007B3205" w:rsidP="00A471B5">
      <w:pPr>
        <w:pStyle w:val="CodeWithinBulletsEndPACKT"/>
      </w:pPr>
      <w:r>
        <w:t>Start-Process</w:t>
      </w:r>
      <w:r w:rsidR="00281F6B">
        <w:t xml:space="preserve"> </w:t>
      </w:r>
      <w:r>
        <w:t>'HTTP://RKWeb.Reskit.Org'</w:t>
      </w:r>
    </w:p>
    <w:p w14:paraId="0D4DAF1E" w14:textId="4C417983" w:rsidR="007B3205" w:rsidRDefault="007B3205" w:rsidP="00964CB4">
      <w:pPr>
        <w:pStyle w:val="NumberedBulletPACKT"/>
      </w:pPr>
      <w:r>
        <w:t>Clean</w:t>
      </w:r>
      <w:r w:rsidR="00281F6B">
        <w:t xml:space="preserve"> </w:t>
      </w:r>
      <w:r>
        <w:t>up</w:t>
      </w:r>
      <w:r w:rsidR="00281F6B">
        <w:t xml:space="preserve"> </w:t>
      </w:r>
      <w:r>
        <w:t>forcibly:</w:t>
      </w:r>
    </w:p>
    <w:p w14:paraId="7843D9AD" w14:textId="05C7494A" w:rsidR="007B3205" w:rsidRDefault="007B3205" w:rsidP="00A471B5">
      <w:pPr>
        <w:pStyle w:val="CodeWithinBulletsEndPACKT"/>
      </w:pPr>
      <w:r>
        <w:t>docker</w:t>
      </w:r>
      <w:r w:rsidR="00281F6B">
        <w:t xml:space="preserve"> </w:t>
      </w:r>
      <w:r>
        <w:t>container</w:t>
      </w:r>
      <w:r w:rsidR="00281F6B">
        <w:t xml:space="preserve"> </w:t>
      </w:r>
      <w:r>
        <w:t>rm</w:t>
      </w:r>
      <w:r w:rsidR="00281F6B">
        <w:t xml:space="preserve"> </w:t>
      </w:r>
      <w:proofErr w:type="spellStart"/>
      <w:r>
        <w:t>rkwebc</w:t>
      </w:r>
      <w:proofErr w:type="spellEnd"/>
      <w:r w:rsidR="00281F6B">
        <w:t xml:space="preserve"> </w:t>
      </w:r>
      <w:r>
        <w:t>-f</w:t>
      </w:r>
      <w:r w:rsidR="00281F6B">
        <w:t xml:space="preserve"> </w:t>
      </w:r>
      <w:r>
        <w:t>|</w:t>
      </w:r>
      <w:r w:rsidR="00281F6B">
        <w:t xml:space="preserve"> </w:t>
      </w:r>
      <w:r>
        <w:t>Out-Null</w:t>
      </w:r>
    </w:p>
    <w:p w14:paraId="5E02C27F" w14:textId="6228F55B" w:rsidR="007B3205" w:rsidRPr="00A471B5" w:rsidRDefault="007B3205" w:rsidP="00A471B5">
      <w:pPr>
        <w:pStyle w:val="Heading2"/>
      </w:pPr>
      <w:r w:rsidRPr="00A471B5">
        <w:lastRenderedPageBreak/>
        <w:t>How</w:t>
      </w:r>
      <w:r w:rsidR="00281F6B">
        <w:t xml:space="preserve"> </w:t>
      </w:r>
      <w:r w:rsidRPr="00A471B5">
        <w:t>it</w:t>
      </w:r>
      <w:r w:rsidR="00281F6B">
        <w:t xml:space="preserve"> </w:t>
      </w:r>
      <w:r w:rsidRPr="00A471B5">
        <w:t>works...</w:t>
      </w:r>
    </w:p>
    <w:p w14:paraId="2AEC7DB2" w14:textId="1276D38E" w:rsidR="007B3205" w:rsidRDefault="007B3205" w:rsidP="00964CB4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1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create</w:t>
      </w:r>
      <w:r w:rsidR="00281F6B">
        <w:t xml:space="preserve"> </w:t>
      </w:r>
      <w:r>
        <w:t>a</w:t>
      </w:r>
      <w:r w:rsidR="00281F6B">
        <w:t xml:space="preserve"> </w:t>
      </w:r>
      <w:r>
        <w:t>folder,</w:t>
      </w:r>
      <w:r w:rsidR="00281F6B">
        <w:t xml:space="preserve"> </w:t>
      </w:r>
      <w:r w:rsidRPr="00A471B5">
        <w:rPr>
          <w:rStyle w:val="CodeInTextPACKT"/>
        </w:rPr>
        <w:t>C:\RKWebContainer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CodeInTextPACKT"/>
        </w:rPr>
        <w:t>CH1</w:t>
      </w:r>
      <w:r>
        <w:t>,</w:t>
      </w:r>
      <w:r w:rsidR="00281F6B">
        <w:t xml:space="preserve"> </w:t>
      </w:r>
      <w:r>
        <w:t>to</w:t>
      </w:r>
      <w:r w:rsidR="00281F6B">
        <w:t xml:space="preserve"> </w:t>
      </w:r>
      <w:r>
        <w:t>all</w:t>
      </w:r>
      <w:r w:rsidR="00281F6B">
        <w:t xml:space="preserve"> </w:t>
      </w:r>
      <w:r>
        <w:t>the</w:t>
      </w:r>
      <w:r w:rsidR="00281F6B">
        <w:t xml:space="preserve"> </w:t>
      </w:r>
      <w:r>
        <w:t>files</w:t>
      </w:r>
      <w:r w:rsidR="00281F6B">
        <w:t xml:space="preserve"> </w:t>
      </w:r>
      <w:r>
        <w:t>needed</w:t>
      </w:r>
      <w:r w:rsidR="00281F6B">
        <w:t xml:space="preserve"> </w:t>
      </w:r>
      <w:r>
        <w:t>in</w:t>
      </w:r>
      <w:r w:rsidR="00281F6B">
        <w:t xml:space="preserve"> </w:t>
      </w:r>
      <w:r>
        <w:t>this</w:t>
      </w:r>
      <w:r w:rsidR="00281F6B">
        <w:t xml:space="preserve"> </w:t>
      </w:r>
      <w:r>
        <w:t>recipe.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2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create</w:t>
      </w:r>
      <w:r w:rsidR="00281F6B">
        <w:t xml:space="preserve"> </w:t>
      </w:r>
      <w:r>
        <w:t>a</w:t>
      </w:r>
      <w:r w:rsidR="00281F6B">
        <w:t xml:space="preserve"> </w:t>
      </w:r>
      <w:r>
        <w:t>script</w:t>
      </w:r>
      <w:r w:rsidR="00281F6B">
        <w:t xml:space="preserve"> </w:t>
      </w:r>
      <w:r>
        <w:t>block</w:t>
      </w:r>
      <w:r w:rsidR="00281F6B">
        <w:t xml:space="preserve"> </w:t>
      </w:r>
      <w:r>
        <w:t>that</w:t>
      </w:r>
      <w:r w:rsidR="00281F6B">
        <w:t xml:space="preserve"> </w:t>
      </w:r>
      <w:r>
        <w:t>you</w:t>
      </w:r>
      <w:r w:rsidR="00281F6B">
        <w:t xml:space="preserve"> </w:t>
      </w:r>
      <w:r>
        <w:t>later</w:t>
      </w:r>
      <w:r w:rsidR="00281F6B">
        <w:t xml:space="preserve"> </w:t>
      </w:r>
      <w:r>
        <w:t>use</w:t>
      </w:r>
      <w:r w:rsidR="00281F6B">
        <w:t xml:space="preserve"> </w:t>
      </w:r>
      <w:r>
        <w:t>to</w:t>
      </w:r>
      <w:r w:rsidR="00281F6B">
        <w:t xml:space="preserve"> </w:t>
      </w:r>
      <w:r>
        <w:t>create</w:t>
      </w:r>
      <w:r w:rsidR="00281F6B">
        <w:t xml:space="preserve"> </w:t>
      </w:r>
      <w:r>
        <w:t>a</w:t>
      </w:r>
      <w:r w:rsidR="00281F6B">
        <w:t xml:space="preserve"> </w:t>
      </w:r>
      <w:r>
        <w:t>website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container.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3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save</w:t>
      </w:r>
      <w:r w:rsidR="00281F6B">
        <w:t xml:space="preserve"> </w:t>
      </w:r>
      <w:r>
        <w:t>this</w:t>
      </w:r>
      <w:r w:rsidR="00281F6B">
        <w:t xml:space="preserve"> </w:t>
      </w:r>
      <w:r>
        <w:t>script</w:t>
      </w:r>
      <w:r w:rsidR="00281F6B">
        <w:t xml:space="preserve"> </w:t>
      </w:r>
      <w:r>
        <w:t>block</w:t>
      </w:r>
      <w:r w:rsidR="00281F6B">
        <w:t xml:space="preserve"> </w:t>
      </w:r>
      <w:r>
        <w:t>to</w:t>
      </w:r>
      <w:r w:rsidR="00281F6B">
        <w:t xml:space="preserve"> </w:t>
      </w:r>
      <w:r>
        <w:t>a</w:t>
      </w:r>
      <w:r w:rsidR="00281F6B">
        <w:t xml:space="preserve"> </w:t>
      </w:r>
      <w:r>
        <w:t>file</w:t>
      </w:r>
      <w:r w:rsidR="00281F6B">
        <w:t xml:space="preserve"> </w:t>
      </w:r>
      <w:r>
        <w:t>on</w:t>
      </w:r>
      <w:r w:rsidR="00281F6B">
        <w:t xml:space="preserve"> </w:t>
      </w:r>
      <w:r w:rsidRPr="00A471B5">
        <w:rPr>
          <w:rStyle w:val="CodeInTextPACKT"/>
        </w:rPr>
        <w:t>CH1</w:t>
      </w:r>
      <w:r>
        <w:t>.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4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set</w:t>
      </w:r>
      <w:r w:rsidR="00281F6B">
        <w:t xml:space="preserve"> </w:t>
      </w:r>
      <w:r>
        <w:t>up</w:t>
      </w:r>
      <w:r w:rsidR="00281F6B">
        <w:t xml:space="preserve"> </w:t>
      </w:r>
      <w:r>
        <w:t>a</w:t>
      </w:r>
      <w:r w:rsidR="00281F6B">
        <w:t xml:space="preserve"> </w:t>
      </w:r>
      <w:r>
        <w:t>new</w:t>
      </w:r>
      <w:r w:rsidR="00281F6B">
        <w:t xml:space="preserve"> </w:t>
      </w:r>
      <w:r>
        <w:t>DNS</w:t>
      </w:r>
      <w:r w:rsidR="00281F6B">
        <w:t xml:space="preserve"> </w:t>
      </w:r>
      <w:r>
        <w:t>A</w:t>
      </w:r>
      <w:r w:rsidR="00281F6B">
        <w:t xml:space="preserve"> </w:t>
      </w:r>
      <w:r>
        <w:t>record</w:t>
      </w:r>
      <w:r w:rsidR="00281F6B">
        <w:t xml:space="preserve"> </w:t>
      </w:r>
      <w:r>
        <w:t>for</w:t>
      </w:r>
      <w:r w:rsidR="00281F6B">
        <w:t xml:space="preserve"> </w:t>
      </w:r>
      <w:proofErr w:type="gramStart"/>
      <w:r w:rsidRPr="00A471B5">
        <w:rPr>
          <w:rStyle w:val="CodeInTextPACKT"/>
        </w:rPr>
        <w:t>RKweb.Reskit.Org</w:t>
      </w:r>
      <w:proofErr w:type="gramEnd"/>
      <w:r w:rsidR="00281F6B">
        <w:t xml:space="preserve"> </w:t>
      </w:r>
      <w:r>
        <w:t>that</w:t>
      </w:r>
      <w:r w:rsidR="00281F6B">
        <w:t xml:space="preserve"> </w:t>
      </w:r>
      <w:r>
        <w:t>points</w:t>
      </w:r>
      <w:r w:rsidR="00281F6B">
        <w:t xml:space="preserve"> </w:t>
      </w:r>
      <w:r>
        <w:t>to</w:t>
      </w:r>
      <w:r w:rsidR="00281F6B">
        <w:t xml:space="preserve"> </w:t>
      </w:r>
      <w:r>
        <w:t>the</w:t>
      </w:r>
      <w:r w:rsidR="00281F6B">
        <w:t xml:space="preserve"> </w:t>
      </w:r>
      <w:r>
        <w:t>same</w:t>
      </w:r>
      <w:r w:rsidR="00281F6B">
        <w:t xml:space="preserve"> </w:t>
      </w:r>
      <w:r>
        <w:t>IP</w:t>
      </w:r>
      <w:r w:rsidR="00281F6B">
        <w:t xml:space="preserve"> </w:t>
      </w:r>
      <w:r>
        <w:t>address</w:t>
      </w:r>
      <w:r w:rsidR="00281F6B">
        <w:t xml:space="preserve"> </w:t>
      </w:r>
      <w:r>
        <w:t>as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CH1</w:t>
      </w:r>
      <w:r w:rsidR="00281F6B">
        <w:t xml:space="preserve"> </w:t>
      </w:r>
      <w:r>
        <w:t>host.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5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create</w:t>
      </w:r>
      <w:r w:rsidR="00281F6B">
        <w:t xml:space="preserve"> </w:t>
      </w:r>
      <w:r>
        <w:t>a</w:t>
      </w:r>
      <w:r w:rsidR="00281F6B">
        <w:t xml:space="preserve"> </w:t>
      </w:r>
      <w:r>
        <w:t>file,</w:t>
      </w:r>
      <w:r w:rsidR="00281F6B">
        <w:t xml:space="preserve"> </w:t>
      </w:r>
      <w:proofErr w:type="spellStart"/>
      <w:r w:rsidRPr="00A471B5">
        <w:rPr>
          <w:rStyle w:val="CodeInTextPACKT"/>
        </w:rPr>
        <w:t>Dockerfile</w:t>
      </w:r>
      <w:proofErr w:type="spellEnd"/>
      <w:r>
        <w:t>,</w:t>
      </w:r>
      <w:r w:rsidR="00281F6B">
        <w:t xml:space="preserve"> </w:t>
      </w:r>
      <w:r>
        <w:t>that</w:t>
      </w:r>
      <w:r w:rsidR="00281F6B">
        <w:t xml:space="preserve"> </w:t>
      </w:r>
      <w:r>
        <w:t>contains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image-building</w:t>
      </w:r>
      <w:r w:rsidR="00281F6B">
        <w:t xml:space="preserve"> </w:t>
      </w:r>
      <w:r>
        <w:t>instructions.</w:t>
      </w:r>
      <w:r w:rsidR="00281F6B">
        <w:t xml:space="preserve"> </w:t>
      </w:r>
      <w:r>
        <w:t>These</w:t>
      </w:r>
      <w:r w:rsidR="00281F6B">
        <w:t xml:space="preserve"> </w:t>
      </w:r>
      <w:r>
        <w:t>steps</w:t>
      </w:r>
      <w:r w:rsidR="00281F6B">
        <w:t xml:space="preserve"> </w:t>
      </w:r>
      <w:r>
        <w:t>produce</w:t>
      </w:r>
      <w:r w:rsidR="00281F6B">
        <w:t xml:space="preserve"> </w:t>
      </w:r>
      <w:r>
        <w:t>no</w:t>
      </w:r>
      <w:r w:rsidR="00281F6B">
        <w:t xml:space="preserve"> </w:t>
      </w:r>
      <w:r>
        <w:t>output.</w:t>
      </w:r>
    </w:p>
    <w:p w14:paraId="4D9EDD4C" w14:textId="30842ACB" w:rsidR="007B3205" w:rsidRDefault="007B3205" w:rsidP="00964CB4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6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use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docker</w:t>
      </w:r>
      <w:r w:rsidR="00281F6B">
        <w:rPr>
          <w:rStyle w:val="CodeInTextPACKT"/>
        </w:rPr>
        <w:t xml:space="preserve"> </w:t>
      </w:r>
      <w:r w:rsidRPr="00A471B5">
        <w:rPr>
          <w:rStyle w:val="CodeInTextPACKT"/>
        </w:rPr>
        <w:t>build</w:t>
      </w:r>
      <w:r w:rsidR="00281F6B">
        <w:t xml:space="preserve"> </w:t>
      </w:r>
      <w:r>
        <w:t>command</w:t>
      </w:r>
      <w:r w:rsidR="00281F6B">
        <w:t xml:space="preserve"> </w:t>
      </w:r>
      <w:r>
        <w:t>to</w:t>
      </w:r>
      <w:r w:rsidR="00281F6B">
        <w:t xml:space="preserve"> </w:t>
      </w:r>
      <w:r>
        <w:t>build</w:t>
      </w:r>
      <w:r w:rsidR="00281F6B">
        <w:t xml:space="preserve"> </w:t>
      </w:r>
      <w:r>
        <w:t>a</w:t>
      </w:r>
      <w:r w:rsidR="00281F6B">
        <w:t xml:space="preserve"> </w:t>
      </w:r>
      <w:r>
        <w:t>customized</w:t>
      </w:r>
      <w:r w:rsidR="00281F6B">
        <w:t xml:space="preserve"> </w:t>
      </w:r>
      <w:r>
        <w:t>image,</w:t>
      </w:r>
      <w:r w:rsidR="00281F6B">
        <w:t xml:space="preserve"> </w:t>
      </w:r>
      <w:proofErr w:type="spellStart"/>
      <w:r w:rsidRPr="00A471B5">
        <w:rPr>
          <w:rStyle w:val="CodeInTextPACKT"/>
        </w:rPr>
        <w:t>rkwebc</w:t>
      </w:r>
      <w:proofErr w:type="spellEnd"/>
      <w:r>
        <w:t>,</w:t>
      </w:r>
      <w:r w:rsidR="00281F6B">
        <w:t xml:space="preserve"> </w:t>
      </w:r>
      <w:r>
        <w:t>on</w:t>
      </w:r>
      <w:r w:rsidR="00281F6B">
        <w:t xml:space="preserve"> </w:t>
      </w:r>
      <w:r w:rsidRPr="00A471B5">
        <w:rPr>
          <w:rStyle w:val="CodeInTextPACKT"/>
        </w:rPr>
        <w:t>CH1</w:t>
      </w:r>
      <w:r>
        <w:t>.</w:t>
      </w:r>
      <w:r w:rsidR="00281F6B">
        <w:t xml:space="preserve"> </w:t>
      </w:r>
      <w:r>
        <w:t>The</w:t>
      </w:r>
      <w:r w:rsidR="00281F6B">
        <w:t xml:space="preserve"> </w:t>
      </w:r>
      <w:r>
        <w:t>output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629C78F6" w14:textId="159E165A" w:rsidR="007B3205" w:rsidRDefault="007B3205" w:rsidP="00964CB4">
      <w:pPr>
        <w:pStyle w:val="FigurePACKT"/>
      </w:pPr>
      <w:r>
        <w:rPr>
          <w:noProof/>
        </w:rPr>
        <w:drawing>
          <wp:inline distT="0" distB="0" distL="0" distR="0" wp14:anchorId="1EFEA9C2" wp14:editId="0ACDD62C">
            <wp:extent cx="5943600" cy="2728595"/>
            <wp:effectExtent l="0" t="0" r="0" b="0"/>
            <wp:docPr id="28" name="Picture 28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52BB" w14:textId="4FC42A4D" w:rsidR="007B3205" w:rsidRDefault="007B3205" w:rsidP="00964CB4">
      <w:pPr>
        <w:pStyle w:val="NormalPACKT"/>
      </w:pPr>
      <w:r>
        <w:t>With</w:t>
      </w:r>
      <w:r w:rsidR="00281F6B">
        <w:t xml:space="preserve"> </w:t>
      </w:r>
      <w:r>
        <w:t>your</w:t>
      </w:r>
      <w:r w:rsidR="00281F6B">
        <w:t xml:space="preserve"> </w:t>
      </w:r>
      <w:r>
        <w:t>image</w:t>
      </w:r>
      <w:r w:rsidR="00281F6B">
        <w:t xml:space="preserve"> </w:t>
      </w:r>
      <w:r>
        <w:t>created,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7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r>
        <w:t>image</w:t>
      </w:r>
      <w:r w:rsidR="00281F6B">
        <w:t xml:space="preserve"> </w:t>
      </w:r>
      <w:r>
        <w:t>as</w:t>
      </w:r>
      <w:r w:rsidR="00281F6B">
        <w:t xml:space="preserve"> </w:t>
      </w:r>
      <w:r>
        <w:t>a</w:t>
      </w:r>
      <w:r w:rsidR="00281F6B">
        <w:t xml:space="preserve"> </w:t>
      </w:r>
      <w:r>
        <w:t>container,</w:t>
      </w:r>
      <w:r w:rsidR="00281F6B">
        <w:t xml:space="preserve"> </w:t>
      </w:r>
      <w:r>
        <w:t>which</w:t>
      </w:r>
      <w:r w:rsidR="00281F6B">
        <w:t xml:space="preserve"> </w:t>
      </w:r>
      <w:r>
        <w:t>produces</w:t>
      </w:r>
      <w:r w:rsidR="00281F6B">
        <w:t xml:space="preserve"> </w:t>
      </w:r>
      <w:r>
        <w:t>no</w:t>
      </w:r>
      <w:r w:rsidR="00281F6B">
        <w:t xml:space="preserve"> </w:t>
      </w:r>
      <w:r>
        <w:t>output.</w:t>
      </w:r>
      <w:r w:rsidR="00281F6B">
        <w:t xml:space="preserve"> </w:t>
      </w: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8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use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docker</w:t>
      </w:r>
      <w:r w:rsidR="00281F6B">
        <w:rPr>
          <w:rStyle w:val="CodeInTextPACKT"/>
        </w:rPr>
        <w:t xml:space="preserve"> </w:t>
      </w:r>
      <w:proofErr w:type="spellStart"/>
      <w:r w:rsidRPr="00A471B5">
        <w:rPr>
          <w:rStyle w:val="CodeInTextPACKT"/>
        </w:rPr>
        <w:t>ps</w:t>
      </w:r>
      <w:proofErr w:type="spellEnd"/>
      <w:r w:rsidR="00281F6B">
        <w:t xml:space="preserve"> </w:t>
      </w:r>
      <w:r>
        <w:t>command</w:t>
      </w:r>
      <w:r w:rsidR="00281F6B">
        <w:t xml:space="preserve"> </w:t>
      </w:r>
      <w:r>
        <w:t>to</w:t>
      </w:r>
      <w:r w:rsidR="00281F6B">
        <w:t xml:space="preserve"> </w:t>
      </w:r>
      <w:r>
        <w:t>view</w:t>
      </w:r>
      <w:r w:rsidR="00281F6B">
        <w:t xml:space="preserve"> </w:t>
      </w:r>
      <w:r>
        <w:t>the</w:t>
      </w:r>
      <w:r w:rsidR="00281F6B">
        <w:t xml:space="preserve"> </w:t>
      </w:r>
      <w:proofErr w:type="spellStart"/>
      <w:r w:rsidRPr="00A471B5">
        <w:rPr>
          <w:rStyle w:val="CodeInTextPACKT"/>
        </w:rPr>
        <w:t>rkwebc</w:t>
      </w:r>
      <w:proofErr w:type="spellEnd"/>
      <w:r w:rsidR="00281F6B">
        <w:t xml:space="preserve"> </w:t>
      </w:r>
      <w:r>
        <w:t>container</w:t>
      </w:r>
      <w:r w:rsidR="00281F6B">
        <w:t xml:space="preserve"> </w:t>
      </w:r>
      <w:r>
        <w:t>running</w:t>
      </w:r>
      <w:r w:rsidR="00281F6B">
        <w:t xml:space="preserve"> </w:t>
      </w:r>
      <w:r>
        <w:t>on</w:t>
      </w:r>
      <w:r w:rsidR="00281F6B">
        <w:t xml:space="preserve"> </w:t>
      </w:r>
      <w:r w:rsidRPr="00A471B5">
        <w:rPr>
          <w:rStyle w:val="CodeInTextPACKT"/>
        </w:rPr>
        <w:t>CH1</w:t>
      </w:r>
      <w:r>
        <w:t>,</w:t>
      </w:r>
      <w:r w:rsidR="00281F6B">
        <w:t xml:space="preserve"> </w:t>
      </w:r>
      <w:r>
        <w:t>which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57478FD9" w14:textId="32BCB615" w:rsidR="007B3205" w:rsidRDefault="007B3205" w:rsidP="00964CB4">
      <w:pPr>
        <w:pStyle w:val="FigurePACKT"/>
      </w:pPr>
      <w:r>
        <w:rPr>
          <w:noProof/>
        </w:rPr>
        <w:drawing>
          <wp:inline distT="0" distB="0" distL="0" distR="0" wp14:anchorId="2AC34302" wp14:editId="2BE95DB5">
            <wp:extent cx="5943600" cy="351790"/>
            <wp:effectExtent l="0" t="0" r="0" b="0"/>
            <wp:docPr id="27" name="Picture 27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4F59" w14:textId="3D3299F9" w:rsidR="007B3205" w:rsidRDefault="007B3205" w:rsidP="00964CB4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9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use</w:t>
      </w:r>
      <w:r w:rsidR="00281F6B">
        <w:t xml:space="preserve"> </w:t>
      </w:r>
      <w:r w:rsidRPr="00A471B5">
        <w:rPr>
          <w:rStyle w:val="CodeInTextPACKT"/>
        </w:rPr>
        <w:t>Invoke-</w:t>
      </w:r>
      <w:proofErr w:type="spellStart"/>
      <w:r w:rsidRPr="00A471B5">
        <w:rPr>
          <w:rStyle w:val="CodeInTextPACKT"/>
        </w:rPr>
        <w:t>WebRequest</w:t>
      </w:r>
      <w:proofErr w:type="spellEnd"/>
      <w:r w:rsidR="00281F6B">
        <w:t xml:space="preserve"> </w:t>
      </w:r>
      <w:r>
        <w:t>to</w:t>
      </w:r>
      <w:r w:rsidR="00281F6B">
        <w:t xml:space="preserve"> </w:t>
      </w:r>
      <w:r>
        <w:t>view</w:t>
      </w:r>
      <w:r w:rsidR="00281F6B">
        <w:t xml:space="preserve"> </w:t>
      </w:r>
      <w:r>
        <w:t>the</w:t>
      </w:r>
      <w:r w:rsidR="00281F6B">
        <w:t xml:space="preserve"> </w:t>
      </w:r>
      <w:r>
        <w:t>newly</w:t>
      </w:r>
      <w:r w:rsidR="00281F6B">
        <w:t xml:space="preserve"> </w:t>
      </w:r>
      <w:r>
        <w:t>created</w:t>
      </w:r>
      <w:r w:rsidR="00281F6B">
        <w:t xml:space="preserve"> </w:t>
      </w:r>
      <w:r>
        <w:t>website.</w:t>
      </w:r>
      <w:r w:rsidR="00281F6B">
        <w:t xml:space="preserve"> </w:t>
      </w:r>
      <w:r>
        <w:t>The</w:t>
      </w:r>
      <w:r w:rsidR="00281F6B">
        <w:t xml:space="preserve"> </w:t>
      </w:r>
      <w:r>
        <w:t>output</w:t>
      </w:r>
      <w:r w:rsidR="00281F6B">
        <w:t xml:space="preserve"> </w:t>
      </w:r>
      <w:r>
        <w:t>looks</w:t>
      </w:r>
      <w:r w:rsidR="00281F6B">
        <w:t xml:space="preserve"> </w:t>
      </w:r>
      <w:r>
        <w:t>like</w:t>
      </w:r>
      <w:r w:rsidR="00281F6B">
        <w:t xml:space="preserve"> </w:t>
      </w:r>
      <w:r>
        <w:t>this:</w:t>
      </w:r>
    </w:p>
    <w:p w14:paraId="42FEE92A" w14:textId="6B02BD5E" w:rsidR="007B3205" w:rsidRDefault="007B3205" w:rsidP="00964CB4">
      <w:pPr>
        <w:pStyle w:val="FigurePACKT"/>
      </w:pPr>
      <w:r>
        <w:rPr>
          <w:noProof/>
        </w:rPr>
        <w:lastRenderedPageBreak/>
        <w:drawing>
          <wp:inline distT="0" distB="0" distL="0" distR="0" wp14:anchorId="1FEE5ACD" wp14:editId="629E3922">
            <wp:extent cx="5943600" cy="1964055"/>
            <wp:effectExtent l="0" t="0" r="0" b="0"/>
            <wp:docPr id="26" name="Picture 26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3D663" w14:textId="7C83BA8D" w:rsidR="007B3205" w:rsidRDefault="007B3205" w:rsidP="00964CB4">
      <w:pPr>
        <w:pStyle w:val="NormalPACKT"/>
      </w:pPr>
      <w:r>
        <w:t>In</w:t>
      </w:r>
      <w:r w:rsidR="00281F6B">
        <w:t xml:space="preserve"> </w:t>
      </w:r>
      <w:r w:rsidRPr="00A471B5">
        <w:rPr>
          <w:rStyle w:val="ItalicsPACKT"/>
        </w:rPr>
        <w:t>Step</w:t>
      </w:r>
      <w:r w:rsidR="00281F6B">
        <w:rPr>
          <w:rStyle w:val="ItalicsPACKT"/>
        </w:rPr>
        <w:t xml:space="preserve"> </w:t>
      </w:r>
      <w:r w:rsidRPr="00A471B5">
        <w:rPr>
          <w:rStyle w:val="ItalicsPACKT"/>
        </w:rPr>
        <w:t>10</w:t>
      </w:r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view</w:t>
      </w:r>
      <w:r w:rsidR="00281F6B">
        <w:t xml:space="preserve"> </w:t>
      </w:r>
      <w:r>
        <w:t>the</w:t>
      </w:r>
      <w:r w:rsidR="00281F6B">
        <w:t xml:space="preserve"> </w:t>
      </w:r>
      <w:r>
        <w:t>site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r>
        <w:t>browser,</w:t>
      </w:r>
      <w:r w:rsidR="00281F6B">
        <w:t xml:space="preserve"> </w:t>
      </w:r>
      <w:r>
        <w:t>which</w:t>
      </w:r>
      <w:r w:rsidR="00281F6B">
        <w:t xml:space="preserve"> </w:t>
      </w:r>
      <w:r>
        <w:t>looks</w:t>
      </w:r>
      <w:r w:rsidR="00281F6B">
        <w:t xml:space="preserve"> </w:t>
      </w:r>
      <w:r>
        <w:t>like:</w:t>
      </w:r>
    </w:p>
    <w:p w14:paraId="6D845D8B" w14:textId="1F139C06" w:rsidR="007B3205" w:rsidRDefault="007B3205" w:rsidP="00A471B5">
      <w:pPr>
        <w:pStyle w:val="FigurePACKT"/>
      </w:pPr>
      <w:r>
        <w:rPr>
          <w:noProof/>
        </w:rPr>
        <w:drawing>
          <wp:inline distT="0" distB="0" distL="0" distR="0" wp14:anchorId="161E315C" wp14:editId="7DED9900">
            <wp:extent cx="5943600" cy="1421765"/>
            <wp:effectExtent l="0" t="0" r="0" b="6985"/>
            <wp:docPr id="25" name="Picture 25" descr="How it work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ow it works..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58593" w14:textId="52953DFF" w:rsidR="007B3205" w:rsidRPr="00A471B5" w:rsidRDefault="007B3205" w:rsidP="00A471B5">
      <w:pPr>
        <w:pStyle w:val="Heading2"/>
      </w:pPr>
      <w:r w:rsidRPr="00A471B5">
        <w:t>There's</w:t>
      </w:r>
      <w:r w:rsidR="00281F6B">
        <w:t xml:space="preserve"> </w:t>
      </w:r>
      <w:r w:rsidRPr="00A471B5">
        <w:t>more...</w:t>
      </w:r>
    </w:p>
    <w:p w14:paraId="10E2176C" w14:textId="719DDD03" w:rsidR="007B3205" w:rsidRDefault="007B3205" w:rsidP="00964CB4">
      <w:pPr>
        <w:pStyle w:val="NormalPACKT"/>
      </w:pPr>
      <w:r>
        <w:t>In</w:t>
      </w:r>
      <w:r w:rsidR="00281F6B">
        <w:t xml:space="preserve"> </w:t>
      </w:r>
      <w:r>
        <w:t>this</w:t>
      </w:r>
      <w:r w:rsidR="00281F6B">
        <w:t xml:space="preserve"> </w:t>
      </w:r>
      <w:r>
        <w:t>recipe,</w:t>
      </w:r>
      <w:r w:rsidR="00281F6B">
        <w:t xml:space="preserve"> </w:t>
      </w:r>
      <w:r>
        <w:t>you</w:t>
      </w:r>
      <w:r w:rsidR="00281F6B">
        <w:t xml:space="preserve"> </w:t>
      </w:r>
      <w:r>
        <w:t>use</w:t>
      </w:r>
      <w:r w:rsidR="00281F6B">
        <w:t xml:space="preserve"> </w:t>
      </w:r>
      <w:r>
        <w:t>a</w:t>
      </w:r>
      <w:r w:rsidR="00281F6B">
        <w:t xml:space="preserve"> </w:t>
      </w:r>
      <w:r>
        <w:t>base</w:t>
      </w:r>
      <w:r w:rsidR="00281F6B">
        <w:t xml:space="preserve"> </w:t>
      </w:r>
      <w:r>
        <w:t>container</w:t>
      </w:r>
      <w:r w:rsidR="00281F6B">
        <w:t xml:space="preserve"> </w:t>
      </w:r>
      <w:r>
        <w:t>image</w:t>
      </w:r>
      <w:r w:rsidR="00281F6B">
        <w:t xml:space="preserve"> </w:t>
      </w:r>
      <w:r>
        <w:t>that</w:t>
      </w:r>
      <w:r w:rsidR="00281F6B">
        <w:t xml:space="preserve"> </w:t>
      </w:r>
      <w:r>
        <w:t>you</w:t>
      </w:r>
      <w:r w:rsidR="00281F6B">
        <w:t xml:space="preserve"> </w:t>
      </w:r>
      <w:r>
        <w:t>have</w:t>
      </w:r>
      <w:r w:rsidR="00281F6B">
        <w:t xml:space="preserve"> </w:t>
      </w:r>
      <w:r>
        <w:t>to</w:t>
      </w:r>
      <w:r w:rsidR="00281F6B">
        <w:t xml:space="preserve"> </w:t>
      </w:r>
      <w:r>
        <w:t>download</w:t>
      </w:r>
      <w:r w:rsidR="00281F6B">
        <w:t xml:space="preserve"> </w:t>
      </w:r>
      <w:r>
        <w:t>from</w:t>
      </w:r>
      <w:r w:rsidR="00281F6B">
        <w:t xml:space="preserve"> </w:t>
      </w:r>
      <w:r>
        <w:t>the</w:t>
      </w:r>
      <w:r w:rsidR="00281F6B">
        <w:t xml:space="preserve"> </w:t>
      </w:r>
      <w:r>
        <w:t>Docker</w:t>
      </w:r>
      <w:r w:rsidR="00281F6B">
        <w:t xml:space="preserve"> </w:t>
      </w:r>
      <w:r>
        <w:t>registry</w:t>
      </w:r>
      <w:r w:rsidR="00281F6B">
        <w:t xml:space="preserve"> </w:t>
      </w:r>
      <w:r>
        <w:t>(</w:t>
      </w:r>
      <w:r w:rsidRPr="00A471B5">
        <w:rPr>
          <w:rStyle w:val="CodeInTextPACKT"/>
        </w:rPr>
        <w:t>mcr.microsoft.com/windows/servercore:1809</w:t>
      </w:r>
      <w:r>
        <w:t>).</w:t>
      </w:r>
      <w:r w:rsidR="00281F6B">
        <w:t xml:space="preserve"> </w:t>
      </w:r>
      <w:r>
        <w:t>Then,</w:t>
      </w:r>
      <w:r w:rsidR="00281F6B">
        <w:t xml:space="preserve"> </w:t>
      </w:r>
      <w:r>
        <w:t>you</w:t>
      </w:r>
      <w:r w:rsidR="00281F6B">
        <w:t xml:space="preserve"> </w:t>
      </w:r>
      <w:r>
        <w:t>build</w:t>
      </w:r>
      <w:r w:rsidR="00281F6B">
        <w:t xml:space="preserve"> </w:t>
      </w:r>
      <w:r>
        <w:t>a</w:t>
      </w:r>
      <w:r w:rsidR="00281F6B">
        <w:t xml:space="preserve"> </w:t>
      </w:r>
      <w:r>
        <w:t>container</w:t>
      </w:r>
      <w:r w:rsidR="00281F6B">
        <w:t xml:space="preserve"> </w:t>
      </w:r>
      <w:r>
        <w:t>that</w:t>
      </w:r>
      <w:r w:rsidR="00281F6B">
        <w:t xml:space="preserve"> </w:t>
      </w:r>
      <w:r>
        <w:t>has</w:t>
      </w:r>
      <w:r w:rsidR="00281F6B">
        <w:t xml:space="preserve"> </w:t>
      </w:r>
      <w:r>
        <w:t>the</w:t>
      </w:r>
      <w:r w:rsidR="00281F6B">
        <w:t xml:space="preserve"> </w:t>
      </w:r>
      <w:r>
        <w:t>web</w:t>
      </w:r>
      <w:r w:rsidR="00281F6B">
        <w:t xml:space="preserve"> </w:t>
      </w:r>
      <w:r>
        <w:t>server</w:t>
      </w:r>
      <w:r w:rsidR="00281F6B">
        <w:t xml:space="preserve"> </w:t>
      </w:r>
      <w:r>
        <w:t>feature</w:t>
      </w:r>
      <w:r w:rsidR="00281F6B">
        <w:t xml:space="preserve"> </w:t>
      </w:r>
      <w:r>
        <w:t>added</w:t>
      </w:r>
      <w:r w:rsidR="00281F6B">
        <w:t xml:space="preserve"> </w:t>
      </w:r>
      <w:r>
        <w:t>and</w:t>
      </w:r>
      <w:r w:rsidR="00281F6B">
        <w:t xml:space="preserve"> </w:t>
      </w:r>
      <w:r>
        <w:t>in</w:t>
      </w:r>
      <w:r w:rsidR="00281F6B">
        <w:t xml:space="preserve"> </w:t>
      </w:r>
      <w:r>
        <w:t>which</w:t>
      </w:r>
      <w:r w:rsidR="00281F6B">
        <w:t xml:space="preserve"> </w:t>
      </w:r>
      <w:r>
        <w:t>you</w:t>
      </w:r>
      <w:r w:rsidR="00281F6B">
        <w:t xml:space="preserve"> </w:t>
      </w:r>
      <w:r>
        <w:t>can</w:t>
      </w:r>
      <w:r w:rsidR="00281F6B">
        <w:t xml:space="preserve"> </w:t>
      </w: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Config.ps1</w:t>
      </w:r>
      <w:r w:rsidR="00281F6B">
        <w:t xml:space="preserve"> </w:t>
      </w:r>
      <w:r>
        <w:t>file</w:t>
      </w:r>
      <w:r w:rsidR="00281F6B">
        <w:t xml:space="preserve"> </w:t>
      </w:r>
      <w:r>
        <w:t>to</w:t>
      </w:r>
      <w:r w:rsidR="00281F6B">
        <w:t xml:space="preserve"> </w:t>
      </w:r>
      <w:r>
        <w:t>configure</w:t>
      </w:r>
      <w:r w:rsidR="00281F6B">
        <w:t xml:space="preserve"> </w:t>
      </w:r>
      <w:r>
        <w:t>the</w:t>
      </w:r>
      <w:r w:rsidR="00281F6B">
        <w:t xml:space="preserve"> </w:t>
      </w:r>
      <w:r>
        <w:t>container</w:t>
      </w:r>
      <w:r w:rsidR="00281F6B">
        <w:t xml:space="preserve"> </w:t>
      </w:r>
      <w:r>
        <w:t>to</w:t>
      </w:r>
      <w:r w:rsidR="00281F6B">
        <w:t xml:space="preserve"> </w:t>
      </w:r>
      <w:r>
        <w:t>run</w:t>
      </w:r>
      <w:r w:rsidR="00281F6B">
        <w:t xml:space="preserve"> </w:t>
      </w:r>
      <w:r>
        <w:t>your</w:t>
      </w:r>
      <w:r w:rsidR="00281F6B">
        <w:t xml:space="preserve"> </w:t>
      </w:r>
      <w:r>
        <w:t>website.</w:t>
      </w:r>
      <w:r w:rsidR="00281F6B">
        <w:t xml:space="preserve"> </w:t>
      </w:r>
      <w:r>
        <w:t>For</w:t>
      </w:r>
      <w:r w:rsidR="00281F6B">
        <w:t xml:space="preserve"> </w:t>
      </w:r>
      <w:r>
        <w:t>more</w:t>
      </w:r>
      <w:r w:rsidR="00281F6B">
        <w:t xml:space="preserve"> </w:t>
      </w:r>
      <w:r>
        <w:t>information</w:t>
      </w:r>
      <w:r w:rsidR="00281F6B">
        <w:t xml:space="preserve"> </w:t>
      </w:r>
      <w:r>
        <w:t>on</w:t>
      </w:r>
      <w:r w:rsidR="00281F6B">
        <w:t xml:space="preserve"> </w:t>
      </w:r>
      <w:proofErr w:type="spellStart"/>
      <w:r>
        <w:t>Dockerfiles</w:t>
      </w:r>
      <w:proofErr w:type="spellEnd"/>
      <w:r>
        <w:t>,</w:t>
      </w:r>
      <w:r w:rsidR="00281F6B">
        <w:t xml:space="preserve"> </w:t>
      </w:r>
      <w:r>
        <w:t>see</w:t>
      </w:r>
      <w:r w:rsidR="00281F6B">
        <w:t xml:space="preserve"> </w:t>
      </w:r>
      <w:r>
        <w:t>this</w:t>
      </w:r>
      <w:r w:rsidR="00281F6B">
        <w:t xml:space="preserve"> </w:t>
      </w:r>
      <w:r>
        <w:t>link:</w:t>
      </w:r>
      <w:r w:rsidR="00281F6B">
        <w:t xml:space="preserve"> </w:t>
      </w:r>
      <w:hyperlink r:id="rId34" w:history="1">
        <w:r w:rsidRPr="00964CB4">
          <w:rPr>
            <w:rStyle w:val="URLPACKT0"/>
            <w:bCs/>
          </w:rPr>
          <w:t>https://docs.docker.com/engine/reference/builder/</w:t>
        </w:r>
      </w:hyperlink>
      <w:r>
        <w:t>.</w:t>
      </w:r>
    </w:p>
    <w:p w14:paraId="4CA9347E" w14:textId="1192E1B9" w:rsidR="007B3205" w:rsidRPr="00A471B5" w:rsidRDefault="007B3205" w:rsidP="00A471B5">
      <w:pPr>
        <w:pStyle w:val="Heading2"/>
      </w:pPr>
      <w:r w:rsidRPr="00A471B5">
        <w:t>See</w:t>
      </w:r>
      <w:r w:rsidR="00281F6B">
        <w:t xml:space="preserve"> </w:t>
      </w:r>
      <w:r w:rsidRPr="00A471B5">
        <w:t>also</w:t>
      </w:r>
    </w:p>
    <w:p w14:paraId="0E97C994" w14:textId="7A0DE5F0" w:rsidR="00F14296" w:rsidRPr="007B3205" w:rsidRDefault="007B3205" w:rsidP="00964CB4">
      <w:pPr>
        <w:pStyle w:val="NormalPACKT"/>
      </w:pPr>
      <w:r>
        <w:t>In</w:t>
      </w:r>
      <w:r w:rsidR="00281F6B">
        <w:t xml:space="preserve"> </w:t>
      </w:r>
      <w:r>
        <w:t>this</w:t>
      </w:r>
      <w:r w:rsidR="00281F6B">
        <w:t xml:space="preserve"> </w:t>
      </w:r>
      <w:r>
        <w:t>recipe,</w:t>
      </w:r>
      <w:r w:rsidR="00281F6B">
        <w:t xml:space="preserve"> </w:t>
      </w:r>
      <w:r>
        <w:t>you</w:t>
      </w:r>
      <w:r w:rsidR="00281F6B">
        <w:t xml:space="preserve"> </w:t>
      </w:r>
      <w:r>
        <w:t>build</w:t>
      </w:r>
      <w:r w:rsidR="00281F6B">
        <w:t xml:space="preserve"> </w:t>
      </w:r>
      <w:r>
        <w:t>and</w:t>
      </w:r>
      <w:r w:rsidR="00281F6B">
        <w:t xml:space="preserve"> </w:t>
      </w:r>
      <w:r>
        <w:t>run</w:t>
      </w:r>
      <w:r w:rsidR="00281F6B">
        <w:t xml:space="preserve"> </w:t>
      </w:r>
      <w:r>
        <w:t>a</w:t>
      </w:r>
      <w:r w:rsidR="00281F6B">
        <w:t xml:space="preserve"> </w:t>
      </w:r>
      <w:proofErr w:type="spellStart"/>
      <w:r>
        <w:t>Dockerfile</w:t>
      </w:r>
      <w:proofErr w:type="spellEnd"/>
      <w:r w:rsidR="00281F6B">
        <w:t xml:space="preserve"> </w:t>
      </w:r>
      <w:r>
        <w:t>to</w:t>
      </w:r>
      <w:r w:rsidR="00281F6B">
        <w:t xml:space="preserve"> </w:t>
      </w:r>
      <w:r>
        <w:t>create</w:t>
      </w:r>
      <w:r w:rsidR="00281F6B">
        <w:t xml:space="preserve"> </w:t>
      </w:r>
      <w:r>
        <w:t>an</w:t>
      </w:r>
      <w:r w:rsidR="00281F6B">
        <w:t xml:space="preserve"> </w:t>
      </w:r>
      <w:r>
        <w:t>image.</w:t>
      </w:r>
      <w:r w:rsidR="00281F6B">
        <w:t xml:space="preserve"> </w:t>
      </w:r>
      <w:r>
        <w:t>In</w:t>
      </w:r>
      <w:r w:rsidR="00281F6B">
        <w:t xml:space="preserve"> </w:t>
      </w:r>
      <w:r>
        <w:t>the</w:t>
      </w:r>
      <w:r w:rsidR="00281F6B">
        <w:t xml:space="preserve"> </w:t>
      </w:r>
      <w:proofErr w:type="spellStart"/>
      <w:r>
        <w:t>Dockerfile</w:t>
      </w:r>
      <w:proofErr w:type="spellEnd"/>
      <w:r>
        <w:t>,</w:t>
      </w:r>
      <w:r w:rsidR="00281F6B">
        <w:t xml:space="preserve"> </w:t>
      </w:r>
      <w:r>
        <w:t>you</w:t>
      </w:r>
      <w:r w:rsidR="00281F6B">
        <w:t xml:space="preserve"> </w:t>
      </w:r>
      <w:r>
        <w:t>use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RUN</w:t>
      </w:r>
      <w:r w:rsidR="00281F6B">
        <w:t xml:space="preserve"> </w:t>
      </w:r>
      <w:r>
        <w:t>instruction</w:t>
      </w:r>
      <w:r w:rsidR="00281F6B">
        <w:t xml:space="preserve"> </w:t>
      </w:r>
      <w:r>
        <w:t>to</w:t>
      </w:r>
      <w:r w:rsidR="00281F6B">
        <w:t xml:space="preserve"> </w:t>
      </w:r>
      <w:r>
        <w:t>run</w:t>
      </w:r>
      <w:r w:rsidR="00281F6B">
        <w:t xml:space="preserve"> </w:t>
      </w:r>
      <w:r>
        <w:t>PowerShell</w:t>
      </w:r>
      <w:r w:rsidR="00281F6B">
        <w:t xml:space="preserve"> </w:t>
      </w:r>
      <w:r>
        <w:t>twice</w:t>
      </w:r>
      <w:r w:rsidR="00281F6B">
        <w:t xml:space="preserve"> </w:t>
      </w:r>
      <w:r>
        <w:t>during</w:t>
      </w:r>
      <w:r w:rsidR="00281F6B">
        <w:t xml:space="preserve"> </w:t>
      </w:r>
      <w:r>
        <w:t>the</w:t>
      </w:r>
      <w:r w:rsidR="00281F6B">
        <w:t xml:space="preserve"> </w:t>
      </w:r>
      <w:r>
        <w:t>building</w:t>
      </w:r>
      <w:r w:rsidR="00281F6B">
        <w:t xml:space="preserve"> </w:t>
      </w:r>
      <w:r>
        <w:t>of</w:t>
      </w:r>
      <w:r w:rsidR="00281F6B">
        <w:t xml:space="preserve"> </w:t>
      </w:r>
      <w:r>
        <w:t>the</w:t>
      </w:r>
      <w:r w:rsidR="00281F6B">
        <w:t xml:space="preserve"> </w:t>
      </w:r>
      <w:r>
        <w:t>image.</w:t>
      </w:r>
      <w:r w:rsidR="00281F6B">
        <w:t xml:space="preserve"> </w:t>
      </w:r>
      <w:r>
        <w:t>To</w:t>
      </w:r>
      <w:r w:rsidR="00281F6B">
        <w:t xml:space="preserve"> </w:t>
      </w:r>
      <w:r>
        <w:t>optimize</w:t>
      </w:r>
      <w:r w:rsidR="00281F6B">
        <w:t xml:space="preserve"> </w:t>
      </w:r>
      <w:r>
        <w:t>the</w:t>
      </w:r>
      <w:r w:rsidR="00281F6B">
        <w:t xml:space="preserve"> </w:t>
      </w:r>
      <w:r>
        <w:t>container,</w:t>
      </w:r>
      <w:r w:rsidR="00281F6B">
        <w:t xml:space="preserve"> </w:t>
      </w:r>
      <w:r>
        <w:t>you</w:t>
      </w:r>
      <w:r w:rsidR="00281F6B">
        <w:t xml:space="preserve"> </w:t>
      </w:r>
      <w:r>
        <w:t>could</w:t>
      </w:r>
      <w:r w:rsidR="00281F6B">
        <w:t xml:space="preserve"> </w:t>
      </w: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r>
        <w:t>two</w:t>
      </w:r>
      <w:r w:rsidR="00281F6B">
        <w:t xml:space="preserve"> </w:t>
      </w:r>
      <w:r>
        <w:t>commands</w:t>
      </w:r>
      <w:r w:rsidR="00281F6B">
        <w:t xml:space="preserve"> </w:t>
      </w:r>
      <w:r>
        <w:t>(to</w:t>
      </w:r>
      <w:r w:rsidR="00281F6B">
        <w:t xml:space="preserve"> </w:t>
      </w:r>
      <w:r>
        <w:t>add</w:t>
      </w:r>
      <w:r w:rsidR="00281F6B">
        <w:t xml:space="preserve"> </w:t>
      </w:r>
      <w:r>
        <w:t>the</w:t>
      </w:r>
      <w:r w:rsidR="00281F6B">
        <w:t xml:space="preserve"> </w:t>
      </w:r>
      <w:r>
        <w:t>Windows</w:t>
      </w:r>
      <w:r w:rsidR="00281F6B">
        <w:t xml:space="preserve"> </w:t>
      </w:r>
      <w:r>
        <w:t>feature</w:t>
      </w:r>
      <w:r w:rsidR="00281F6B">
        <w:t xml:space="preserve"> </w:t>
      </w:r>
      <w:r>
        <w:t>and</w:t>
      </w:r>
      <w:r w:rsidR="00281F6B">
        <w:t xml:space="preserve"> </w:t>
      </w:r>
      <w:r>
        <w:t>to</w:t>
      </w:r>
      <w:r w:rsidR="00281F6B">
        <w:t xml:space="preserve"> </w:t>
      </w:r>
      <w:r>
        <w:t>run</w:t>
      </w:r>
      <w:r w:rsidR="00281F6B">
        <w:t xml:space="preserve"> </w:t>
      </w:r>
      <w:r>
        <w:t>the</w:t>
      </w:r>
      <w:r w:rsidR="00281F6B">
        <w:t xml:space="preserve"> </w:t>
      </w:r>
      <w:r w:rsidRPr="00A471B5">
        <w:rPr>
          <w:rStyle w:val="CodeInTextPACKT"/>
        </w:rPr>
        <w:t>Config.Ps1</w:t>
      </w:r>
      <w:r w:rsidR="00281F6B">
        <w:t xml:space="preserve"> </w:t>
      </w:r>
      <w:r>
        <w:t>script)</w:t>
      </w:r>
      <w:r w:rsidR="00281F6B">
        <w:t xml:space="preserve"> </w:t>
      </w:r>
      <w:r>
        <w:t>as</w:t>
      </w:r>
      <w:r w:rsidR="00281F6B">
        <w:t xml:space="preserve"> </w:t>
      </w:r>
      <w:r>
        <w:t>a</w:t>
      </w:r>
      <w:r w:rsidR="00281F6B">
        <w:t xml:space="preserve"> </w:t>
      </w:r>
      <w:r>
        <w:t>single</w:t>
      </w:r>
      <w:r w:rsidR="00281F6B">
        <w:t xml:space="preserve"> </w:t>
      </w:r>
      <w:r>
        <w:t>Docker</w:t>
      </w:r>
      <w:r w:rsidR="00281F6B">
        <w:t xml:space="preserve"> </w:t>
      </w:r>
      <w:r>
        <w:t>image.</w:t>
      </w:r>
      <w:r w:rsidR="00281F6B">
        <w:t xml:space="preserve"> </w:t>
      </w:r>
      <w:r>
        <w:t>For</w:t>
      </w:r>
      <w:r w:rsidR="00281F6B">
        <w:t xml:space="preserve"> </w:t>
      </w:r>
      <w:r>
        <w:t>some</w:t>
      </w:r>
      <w:r w:rsidR="00281F6B">
        <w:t xml:space="preserve"> </w:t>
      </w:r>
      <w:r>
        <w:t>tips</w:t>
      </w:r>
      <w:r w:rsidR="00281F6B">
        <w:t xml:space="preserve"> </w:t>
      </w:r>
      <w:r>
        <w:t>on</w:t>
      </w:r>
      <w:r w:rsidR="00281F6B">
        <w:t xml:space="preserve"> </w:t>
      </w:r>
      <w:r>
        <w:t>how</w:t>
      </w:r>
      <w:r w:rsidR="00281F6B">
        <w:t xml:space="preserve"> </w:t>
      </w:r>
      <w:r>
        <w:t>to</w:t>
      </w:r>
      <w:r w:rsidR="00281F6B">
        <w:t xml:space="preserve"> </w:t>
      </w:r>
      <w:r>
        <w:t>build</w:t>
      </w:r>
      <w:r w:rsidR="00281F6B">
        <w:t xml:space="preserve"> </w:t>
      </w:r>
      <w:r>
        <w:t>container</w:t>
      </w:r>
      <w:r w:rsidR="00281F6B">
        <w:t xml:space="preserve"> </w:t>
      </w:r>
      <w:r>
        <w:t>images,</w:t>
      </w:r>
      <w:r w:rsidR="00281F6B">
        <w:t xml:space="preserve"> </w:t>
      </w:r>
      <w:r>
        <w:t>see</w:t>
      </w:r>
      <w:r w:rsidR="00281F6B">
        <w:t xml:space="preserve"> </w:t>
      </w:r>
      <w:hyperlink r:id="rId35" w:history="1">
        <w:r w:rsidRPr="00A471B5">
          <w:rPr>
            <w:rStyle w:val="URLPACKT0"/>
          </w:rPr>
          <w:t>https://cloud.google.com/blog/products/gcp/7-best-practices-for-building-containers</w:t>
        </w:r>
      </w:hyperlink>
      <w:r>
        <w:t>.</w:t>
      </w:r>
    </w:p>
    <w:sectPr w:rsidR="00F14296" w:rsidRPr="007B3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04EDE2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97283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42C7B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7E66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97CB90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82C7D6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3A85E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EB29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B5C77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5D8B4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622095"/>
    <w:multiLevelType w:val="multilevel"/>
    <w:tmpl w:val="3C64444E"/>
    <w:lvl w:ilvl="0">
      <w:start w:val="1"/>
      <w:numFmt w:val="decimal"/>
      <w:pStyle w:val="NumberedBulletPACKT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307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37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767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97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27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457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687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917" w:firstLine="0"/>
      </w:pPr>
      <w:rPr>
        <w:rFonts w:hint="default"/>
      </w:rPr>
    </w:lvl>
  </w:abstractNum>
  <w:abstractNum w:abstractNumId="11" w15:restartNumberingAfterBreak="0">
    <w:nsid w:val="11395964"/>
    <w:multiLevelType w:val="multilevel"/>
    <w:tmpl w:val="441C3358"/>
    <w:numStyleLink w:val="RomanNumberedBullet"/>
  </w:abstractNum>
  <w:abstractNum w:abstractNumId="12" w15:restartNumberingAfterBreak="0">
    <w:nsid w:val="163E6A71"/>
    <w:multiLevelType w:val="multilevel"/>
    <w:tmpl w:val="8B909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C74BFE"/>
    <w:multiLevelType w:val="multilevel"/>
    <w:tmpl w:val="D91A43F4"/>
    <w:styleLink w:val="NumberedBulletWithinBullet"/>
    <w:lvl w:ilvl="0">
      <w:start w:val="1"/>
      <w:numFmt w:val="decimal"/>
      <w:pStyle w:val="NumberedBulletWithinBulletPACKT"/>
      <w:lvlText w:val="%1."/>
      <w:lvlJc w:val="left"/>
      <w:pPr>
        <w:ind w:left="1463" w:hanging="38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</w:rPr>
    </w:lvl>
  </w:abstractNum>
  <w:abstractNum w:abstractNumId="14" w15:restartNumberingAfterBreak="0">
    <w:nsid w:val="1AF315EF"/>
    <w:multiLevelType w:val="multilevel"/>
    <w:tmpl w:val="29F60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405BBE"/>
    <w:multiLevelType w:val="hybridMultilevel"/>
    <w:tmpl w:val="98244BE0"/>
    <w:lvl w:ilvl="0" w:tplc="5E6273EE">
      <w:start w:val="1"/>
      <w:numFmt w:val="bullet"/>
      <w:pStyle w:val="BulletPACK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2C03EA4"/>
    <w:multiLevelType w:val="multilevel"/>
    <w:tmpl w:val="441C3358"/>
    <w:styleLink w:val="RomanNumberedBullet"/>
    <w:lvl w:ilvl="0">
      <w:start w:val="1"/>
      <w:numFmt w:val="lowerRoman"/>
      <w:pStyle w:val="RomanNumberedBulletPACKT"/>
      <w:lvlText w:val="%1."/>
      <w:lvlJc w:val="right"/>
      <w:pPr>
        <w:ind w:left="1304" w:hanging="22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6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20" w:hanging="180"/>
      </w:pPr>
      <w:rPr>
        <w:rFonts w:hint="default"/>
      </w:rPr>
    </w:lvl>
  </w:abstractNum>
  <w:abstractNum w:abstractNumId="17" w15:restartNumberingAfterBreak="0">
    <w:nsid w:val="34B01141"/>
    <w:multiLevelType w:val="multilevel"/>
    <w:tmpl w:val="D91A43F4"/>
    <w:numStyleLink w:val="NumberedBulletWithinBullet"/>
  </w:abstractNum>
  <w:abstractNum w:abstractNumId="18" w15:restartNumberingAfterBreak="0">
    <w:nsid w:val="37CD6AF9"/>
    <w:multiLevelType w:val="multilevel"/>
    <w:tmpl w:val="3C2A9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550CBE"/>
    <w:multiLevelType w:val="multilevel"/>
    <w:tmpl w:val="07D6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877DD1"/>
    <w:multiLevelType w:val="multilevel"/>
    <w:tmpl w:val="0DC6C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096E40"/>
    <w:multiLevelType w:val="multilevel"/>
    <w:tmpl w:val="365CCBF6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DE83A34"/>
    <w:multiLevelType w:val="multilevel"/>
    <w:tmpl w:val="D1C639FE"/>
    <w:styleLink w:val="AlphabeticalBullet"/>
    <w:lvl w:ilvl="0">
      <w:start w:val="1"/>
      <w:numFmt w:val="lowerLetter"/>
      <w:pStyle w:val="AlphabeticalBulletPACKT"/>
      <w:lvlText w:val="%1."/>
      <w:lvlJc w:val="left"/>
      <w:pPr>
        <w:ind w:left="1463" w:hanging="38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</w:rPr>
    </w:lvl>
  </w:abstractNum>
  <w:abstractNum w:abstractNumId="23" w15:restartNumberingAfterBreak="0">
    <w:nsid w:val="75AA5B5C"/>
    <w:multiLevelType w:val="hybridMultilevel"/>
    <w:tmpl w:val="D4AA20F4"/>
    <w:lvl w:ilvl="0" w:tplc="92A0A484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5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16"/>
  </w:num>
  <w:num w:numId="16">
    <w:abstractNumId w:val="22"/>
  </w:num>
  <w:num w:numId="17">
    <w:abstractNumId w:val="23"/>
  </w:num>
  <w:num w:numId="18">
    <w:abstractNumId w:val="17"/>
  </w:num>
  <w:num w:numId="19">
    <w:abstractNumId w:val="11"/>
  </w:num>
  <w:num w:numId="20">
    <w:abstractNumId w:val="23"/>
    <w:lvlOverride w:ilvl="0">
      <w:startOverride w:val="1"/>
    </w:lvlOverride>
  </w:num>
  <w:num w:numId="21">
    <w:abstractNumId w:val="21"/>
  </w:num>
  <w:num w:numId="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</w:num>
  <w:num w:numId="25">
    <w:abstractNumId w:val="12"/>
  </w:num>
  <w:num w:numId="26">
    <w:abstractNumId w:val="19"/>
  </w:num>
  <w:num w:numId="27">
    <w:abstractNumId w:val="20"/>
  </w:num>
  <w:num w:numId="28">
    <w:abstractNumId w:val="18"/>
  </w:num>
  <w:num w:numId="29">
    <w:abstractNumId w:val="9"/>
  </w:num>
  <w:num w:numId="30">
    <w:abstractNumId w:val="7"/>
  </w:num>
  <w:num w:numId="31">
    <w:abstractNumId w:val="6"/>
  </w:num>
  <w:num w:numId="32">
    <w:abstractNumId w:val="5"/>
  </w:num>
  <w:num w:numId="33">
    <w:abstractNumId w:val="4"/>
  </w:num>
  <w:num w:numId="34">
    <w:abstractNumId w:val="8"/>
  </w:num>
  <w:num w:numId="35">
    <w:abstractNumId w:val="3"/>
  </w:num>
  <w:num w:numId="36">
    <w:abstractNumId w:val="2"/>
  </w:num>
  <w:num w:numId="37">
    <w:abstractNumId w:val="1"/>
  </w:num>
  <w:num w:numId="38">
    <w:abstractNumId w:val="0"/>
  </w:num>
  <w:num w:numId="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iddhant">
    <w15:presenceInfo w15:providerId="Windows Live" w15:userId="2f468145b78375a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attachedTemplate r:id="rId1"/>
  <w:linkStyles/>
  <w:stylePaneFormatFilter w:val="9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551"/>
    <w:rsid w:val="00006E7B"/>
    <w:rsid w:val="000442DD"/>
    <w:rsid w:val="00097404"/>
    <w:rsid w:val="000A0BDB"/>
    <w:rsid w:val="000F0746"/>
    <w:rsid w:val="00136FA3"/>
    <w:rsid w:val="00163AFA"/>
    <w:rsid w:val="00187C0B"/>
    <w:rsid w:val="001D10BE"/>
    <w:rsid w:val="00202957"/>
    <w:rsid w:val="00231C74"/>
    <w:rsid w:val="0024522D"/>
    <w:rsid w:val="00281F6B"/>
    <w:rsid w:val="002D0F00"/>
    <w:rsid w:val="00343EF6"/>
    <w:rsid w:val="0037666E"/>
    <w:rsid w:val="00383F10"/>
    <w:rsid w:val="003A7184"/>
    <w:rsid w:val="00405A21"/>
    <w:rsid w:val="004145E8"/>
    <w:rsid w:val="00421697"/>
    <w:rsid w:val="00460A73"/>
    <w:rsid w:val="004A213C"/>
    <w:rsid w:val="004C2ACC"/>
    <w:rsid w:val="004E2E36"/>
    <w:rsid w:val="005126E2"/>
    <w:rsid w:val="00513972"/>
    <w:rsid w:val="005A2CFD"/>
    <w:rsid w:val="005F6EA4"/>
    <w:rsid w:val="00626551"/>
    <w:rsid w:val="006D32F9"/>
    <w:rsid w:val="00736A87"/>
    <w:rsid w:val="007A7CA4"/>
    <w:rsid w:val="007B3205"/>
    <w:rsid w:val="007B77EC"/>
    <w:rsid w:val="00841A62"/>
    <w:rsid w:val="00884E3F"/>
    <w:rsid w:val="008C3071"/>
    <w:rsid w:val="008E4810"/>
    <w:rsid w:val="00951380"/>
    <w:rsid w:val="00964CB4"/>
    <w:rsid w:val="00980321"/>
    <w:rsid w:val="00A471B5"/>
    <w:rsid w:val="00AC4D65"/>
    <w:rsid w:val="00AE32CD"/>
    <w:rsid w:val="00B4129E"/>
    <w:rsid w:val="00BC5AE5"/>
    <w:rsid w:val="00BE1454"/>
    <w:rsid w:val="00BE4A77"/>
    <w:rsid w:val="00C20916"/>
    <w:rsid w:val="00C2585A"/>
    <w:rsid w:val="00C27BEE"/>
    <w:rsid w:val="00CB0F72"/>
    <w:rsid w:val="00CD6088"/>
    <w:rsid w:val="00D014F6"/>
    <w:rsid w:val="00D31C08"/>
    <w:rsid w:val="00D81FC4"/>
    <w:rsid w:val="00D836B3"/>
    <w:rsid w:val="00E5107E"/>
    <w:rsid w:val="00E700FF"/>
    <w:rsid w:val="00E71379"/>
    <w:rsid w:val="00EB75C1"/>
    <w:rsid w:val="00F14296"/>
    <w:rsid w:val="00F14AD5"/>
    <w:rsid w:val="00FE7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E29FE"/>
  <w15:chartTrackingRefBased/>
  <w15:docId w15:val="{3435EE5C-EC75-4094-8E6D-8571E9DDE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31C74"/>
    <w:pPr>
      <w:spacing w:before="60" w:after="60" w:line="240" w:lineRule="auto"/>
    </w:pPr>
    <w:rPr>
      <w:rFonts w:ascii="Arial" w:eastAsia="Times New Roman" w:hAnsi="Arial" w:cs="Arial"/>
      <w:bCs/>
      <w:sz w:val="20"/>
      <w:szCs w:val="24"/>
    </w:rPr>
  </w:style>
  <w:style w:type="paragraph" w:styleId="Heading1">
    <w:name w:val="heading 1"/>
    <w:aliases w:val="Heading 1 [PACKT]"/>
    <w:next w:val="NormalPACKT"/>
    <w:link w:val="Heading1Char"/>
    <w:qFormat/>
    <w:rsid w:val="00A471B5"/>
    <w:pPr>
      <w:keepNext/>
      <w:spacing w:before="400" w:after="60" w:line="240" w:lineRule="auto"/>
      <w:outlineLvl w:val="0"/>
    </w:pPr>
    <w:rPr>
      <w:rFonts w:ascii="Arial" w:eastAsia="Times New Roman" w:hAnsi="Arial" w:cs="Arial"/>
      <w:b/>
      <w:iCs/>
      <w:color w:val="000000"/>
      <w:kern w:val="32"/>
      <w:sz w:val="32"/>
      <w:szCs w:val="32"/>
      <w:lang w:val="en-GB"/>
    </w:rPr>
  </w:style>
  <w:style w:type="paragraph" w:styleId="Heading2">
    <w:name w:val="heading 2"/>
    <w:aliases w:val="Heading 2 [PACKT]"/>
    <w:next w:val="NormalPACKT"/>
    <w:link w:val="Heading2Char"/>
    <w:qFormat/>
    <w:rsid w:val="00A471B5"/>
    <w:pPr>
      <w:keepNext/>
      <w:spacing w:before="320" w:after="60" w:line="240" w:lineRule="auto"/>
      <w:outlineLvl w:val="1"/>
    </w:pPr>
    <w:rPr>
      <w:rFonts w:ascii="Arial" w:eastAsia="Times New Roman" w:hAnsi="Arial" w:cs="Arial"/>
      <w:b/>
      <w:bCs/>
      <w:iCs/>
      <w:color w:val="000000"/>
      <w:sz w:val="28"/>
      <w:szCs w:val="28"/>
      <w:lang w:val="en-GB"/>
    </w:rPr>
  </w:style>
  <w:style w:type="paragraph" w:styleId="Heading3">
    <w:name w:val="heading 3"/>
    <w:aliases w:val="Heading 3 [PACKT]"/>
    <w:next w:val="NormalPACKT"/>
    <w:link w:val="Heading3Char"/>
    <w:qFormat/>
    <w:rsid w:val="00A471B5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iCs/>
      <w:color w:val="000000"/>
      <w:sz w:val="26"/>
      <w:szCs w:val="26"/>
      <w:lang w:val="en-GB"/>
    </w:rPr>
  </w:style>
  <w:style w:type="paragraph" w:styleId="Heading4">
    <w:name w:val="heading 4"/>
    <w:aliases w:val="Heading 4 [PACKT]"/>
    <w:next w:val="NormalPACKT"/>
    <w:link w:val="Heading4Char"/>
    <w:qFormat/>
    <w:rsid w:val="00A471B5"/>
    <w:pPr>
      <w:spacing w:before="160" w:after="60" w:line="240" w:lineRule="auto"/>
      <w:outlineLvl w:val="3"/>
    </w:pPr>
    <w:rPr>
      <w:rFonts w:ascii="Arial" w:eastAsia="Times New Roman" w:hAnsi="Arial" w:cs="Arial"/>
      <w:b/>
      <w:iCs/>
      <w:color w:val="000000"/>
      <w:sz w:val="24"/>
      <w:szCs w:val="28"/>
      <w:lang w:val="en-GB"/>
    </w:rPr>
  </w:style>
  <w:style w:type="paragraph" w:styleId="Heading5">
    <w:name w:val="heading 5"/>
    <w:aliases w:val="Heading 5 [PACKT]"/>
    <w:next w:val="NormalPACKT"/>
    <w:link w:val="Heading5Char"/>
    <w:qFormat/>
    <w:rsid w:val="00A471B5"/>
    <w:pPr>
      <w:spacing w:before="80" w:after="60" w:line="240" w:lineRule="auto"/>
      <w:outlineLvl w:val="4"/>
    </w:pPr>
    <w:rPr>
      <w:rFonts w:ascii="Arial" w:eastAsia="Times New Roman" w:hAnsi="Arial" w:cs="Arial"/>
      <w:b/>
      <w:color w:val="000000"/>
      <w:szCs w:val="26"/>
      <w:lang w:val="en-GB"/>
    </w:rPr>
  </w:style>
  <w:style w:type="paragraph" w:styleId="Heading6">
    <w:name w:val="heading 6"/>
    <w:aliases w:val="Heading 6 [PACKT]"/>
    <w:basedOn w:val="Heading2"/>
    <w:next w:val="NormalPACKT"/>
    <w:link w:val="Heading6Char"/>
    <w:qFormat/>
    <w:rsid w:val="00A471B5"/>
    <w:pPr>
      <w:spacing w:before="120"/>
      <w:outlineLvl w:val="5"/>
    </w:pPr>
    <w:rPr>
      <w:rFonts w:cs="Times New Roman"/>
      <w:b w:val="0"/>
      <w:bCs w:val="0"/>
      <w:sz w:val="20"/>
      <w:szCs w:val="22"/>
      <w:lang w:eastAsia="x-none"/>
    </w:rPr>
  </w:style>
  <w:style w:type="character" w:default="1" w:styleId="DefaultParagraphFont">
    <w:name w:val="Default Paragraph Font"/>
    <w:uiPriority w:val="1"/>
    <w:unhideWhenUsed/>
    <w:rsid w:val="00A471B5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A471B5"/>
  </w:style>
  <w:style w:type="character" w:customStyle="1" w:styleId="Heading1Char">
    <w:name w:val="Heading 1 Char"/>
    <w:aliases w:val="Heading 1 [PACKT] Char"/>
    <w:link w:val="Heading1"/>
    <w:rsid w:val="00A471B5"/>
    <w:rPr>
      <w:rFonts w:ascii="Arial" w:eastAsia="Times New Roman" w:hAnsi="Arial" w:cs="Arial"/>
      <w:b/>
      <w:iCs/>
      <w:color w:val="000000"/>
      <w:kern w:val="32"/>
      <w:sz w:val="32"/>
      <w:szCs w:val="32"/>
      <w:lang w:val="en-GB"/>
    </w:rPr>
  </w:style>
  <w:style w:type="character" w:customStyle="1" w:styleId="Heading2Char">
    <w:name w:val="Heading 2 Char"/>
    <w:aliases w:val="Heading 2 [PACKT] Char"/>
    <w:link w:val="Heading2"/>
    <w:rsid w:val="00A471B5"/>
    <w:rPr>
      <w:rFonts w:ascii="Arial" w:eastAsia="Times New Roman" w:hAnsi="Arial" w:cs="Arial"/>
      <w:b/>
      <w:bCs/>
      <w:iCs/>
      <w:color w:val="000000"/>
      <w:sz w:val="28"/>
      <w:szCs w:val="28"/>
      <w:lang w:val="en-GB"/>
    </w:rPr>
  </w:style>
  <w:style w:type="character" w:customStyle="1" w:styleId="Heading3Char">
    <w:name w:val="Heading 3 Char"/>
    <w:aliases w:val="Heading 3 [PACKT] Char"/>
    <w:basedOn w:val="DefaultParagraphFont"/>
    <w:link w:val="Heading3"/>
    <w:rsid w:val="00D014F6"/>
    <w:rPr>
      <w:rFonts w:ascii="Arial" w:eastAsia="Times New Roman" w:hAnsi="Arial" w:cs="Arial"/>
      <w:b/>
      <w:iCs/>
      <w:color w:val="000000"/>
      <w:sz w:val="26"/>
      <w:szCs w:val="26"/>
      <w:lang w:val="en-GB"/>
    </w:rPr>
  </w:style>
  <w:style w:type="paragraph" w:customStyle="1" w:styleId="msonormal0">
    <w:name w:val="msonormal"/>
    <w:basedOn w:val="Normal"/>
    <w:rsid w:val="00D014F6"/>
    <w:pPr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paragraph" w:styleId="NormalWeb">
    <w:name w:val="Normal (Web)"/>
    <w:basedOn w:val="Normal"/>
    <w:uiPriority w:val="99"/>
    <w:unhideWhenUsed/>
    <w:rsid w:val="00D014F6"/>
    <w:pPr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character" w:styleId="Strong">
    <w:name w:val="Strong"/>
    <w:basedOn w:val="DefaultParagraphFont"/>
    <w:uiPriority w:val="22"/>
    <w:qFormat/>
    <w:rsid w:val="00D014F6"/>
    <w:rPr>
      <w:b/>
      <w:bCs/>
    </w:rPr>
  </w:style>
  <w:style w:type="paragraph" w:customStyle="1" w:styleId="mce-root">
    <w:name w:val="mce-root"/>
    <w:basedOn w:val="Normal"/>
    <w:rsid w:val="00D014F6"/>
    <w:pPr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character" w:styleId="Hyperlink">
    <w:name w:val="Hyperlink"/>
    <w:basedOn w:val="DefaultParagraphFont"/>
    <w:uiPriority w:val="99"/>
    <w:unhideWhenUsed/>
    <w:rsid w:val="00D014F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014F6"/>
    <w:rPr>
      <w:color w:val="800080"/>
      <w:u w:val="single"/>
    </w:rPr>
  </w:style>
  <w:style w:type="character" w:styleId="Emphasis">
    <w:name w:val="Emphasis"/>
    <w:basedOn w:val="DefaultParagraphFont"/>
    <w:uiPriority w:val="20"/>
    <w:qFormat/>
    <w:rsid w:val="00D014F6"/>
    <w:rPr>
      <w:i/>
      <w:iCs/>
    </w:rPr>
  </w:style>
  <w:style w:type="character" w:customStyle="1" w:styleId="urlpackt">
    <w:name w:val="urlpackt"/>
    <w:basedOn w:val="DefaultParagraphFont"/>
    <w:rsid w:val="00D014F6"/>
  </w:style>
  <w:style w:type="character" w:styleId="HTMLKeyboard">
    <w:name w:val="HTML Keyboard"/>
    <w:basedOn w:val="DefaultParagraphFont"/>
    <w:uiPriority w:val="99"/>
    <w:semiHidden/>
    <w:unhideWhenUsed/>
    <w:rsid w:val="00D014F6"/>
    <w:rPr>
      <w:rFonts w:ascii="Courier New" w:eastAsia="Times New Roman" w:hAnsi="Courier New" w:cs="Courier New"/>
      <w:sz w:val="20"/>
      <w:szCs w:val="20"/>
    </w:rPr>
  </w:style>
  <w:style w:type="paragraph" w:customStyle="1" w:styleId="cdpaligncenter">
    <w:name w:val="cdpaligncenter"/>
    <w:basedOn w:val="Normal"/>
    <w:rsid w:val="00D014F6"/>
    <w:pPr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1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14F6"/>
    <w:rPr>
      <w:rFonts w:ascii="Courier New" w:eastAsia="Times New Roman" w:hAnsi="Courier New" w:cs="Courier New"/>
      <w:sz w:val="20"/>
      <w:szCs w:val="20"/>
    </w:rPr>
  </w:style>
  <w:style w:type="character" w:customStyle="1" w:styleId="packtscreen">
    <w:name w:val="packt_screen"/>
    <w:basedOn w:val="DefaultParagraphFont"/>
    <w:rsid w:val="00D014F6"/>
  </w:style>
  <w:style w:type="character" w:customStyle="1" w:styleId="Heading4Char">
    <w:name w:val="Heading 4 Char"/>
    <w:aliases w:val="Heading 4 [PACKT] Char"/>
    <w:basedOn w:val="DefaultParagraphFont"/>
    <w:link w:val="Heading4"/>
    <w:rsid w:val="005126E2"/>
    <w:rPr>
      <w:rFonts w:ascii="Arial" w:eastAsia="Times New Roman" w:hAnsi="Arial" w:cs="Arial"/>
      <w:b/>
      <w:iCs/>
      <w:color w:val="000000"/>
      <w:sz w:val="24"/>
      <w:szCs w:val="28"/>
      <w:lang w:val="en-GB"/>
    </w:rPr>
  </w:style>
  <w:style w:type="character" w:customStyle="1" w:styleId="Heading5Char">
    <w:name w:val="Heading 5 Char"/>
    <w:aliases w:val="Heading 5 [PACKT] Char"/>
    <w:basedOn w:val="DefaultParagraphFont"/>
    <w:link w:val="Heading5"/>
    <w:rsid w:val="005126E2"/>
    <w:rPr>
      <w:rFonts w:ascii="Arial" w:eastAsia="Times New Roman" w:hAnsi="Arial" w:cs="Arial"/>
      <w:b/>
      <w:color w:val="000000"/>
      <w:szCs w:val="26"/>
      <w:lang w:val="en-GB"/>
    </w:rPr>
  </w:style>
  <w:style w:type="character" w:customStyle="1" w:styleId="Heading6Char">
    <w:name w:val="Heading 6 Char"/>
    <w:aliases w:val="Heading 6 [PACKT] Char"/>
    <w:link w:val="Heading6"/>
    <w:rsid w:val="00A471B5"/>
    <w:rPr>
      <w:rFonts w:ascii="Arial" w:eastAsia="Times New Roman" w:hAnsi="Arial" w:cs="Times New Roman"/>
      <w:iCs/>
      <w:color w:val="000000"/>
      <w:sz w:val="20"/>
      <w:lang w:val="en-GB" w:eastAsia="x-none"/>
    </w:rPr>
  </w:style>
  <w:style w:type="paragraph" w:customStyle="1" w:styleId="NormalPACKT">
    <w:name w:val="Normal [PACKT]"/>
    <w:uiPriority w:val="99"/>
    <w:locked/>
    <w:rsid w:val="00A471B5"/>
    <w:pPr>
      <w:spacing w:after="120" w:line="240" w:lineRule="auto"/>
    </w:pPr>
    <w:rPr>
      <w:rFonts w:ascii="Times New Roman" w:eastAsia="Times New Roman" w:hAnsi="Times New Roman" w:cs="Times New Roman"/>
      <w:szCs w:val="24"/>
    </w:rPr>
  </w:style>
  <w:style w:type="paragraph" w:styleId="Footer">
    <w:name w:val="footer"/>
    <w:basedOn w:val="Normal"/>
    <w:link w:val="FooterChar"/>
    <w:semiHidden/>
    <w:rsid w:val="00A471B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5126E2"/>
    <w:rPr>
      <w:rFonts w:ascii="Arial" w:eastAsia="Times New Roman" w:hAnsi="Arial" w:cs="Arial"/>
      <w:bCs/>
      <w:sz w:val="20"/>
      <w:szCs w:val="24"/>
    </w:rPr>
  </w:style>
  <w:style w:type="character" w:customStyle="1" w:styleId="EmailPACKT">
    <w:name w:val="Email [PACKT]"/>
    <w:uiPriority w:val="99"/>
    <w:qFormat/>
    <w:locked/>
    <w:rsid w:val="00A471B5"/>
    <w:rPr>
      <w:rFonts w:ascii="Lucida Console" w:hAnsi="Lucida Console"/>
      <w:color w:val="FF6600"/>
      <w:sz w:val="19"/>
      <w:szCs w:val="18"/>
    </w:rPr>
  </w:style>
  <w:style w:type="character" w:customStyle="1" w:styleId="URLPACKT0">
    <w:name w:val="URL [PACKT]"/>
    <w:uiPriority w:val="99"/>
    <w:rsid w:val="00A471B5"/>
    <w:rPr>
      <w:rFonts w:ascii="Lucida Console" w:hAnsi="Lucida Console"/>
      <w:color w:val="0000FF"/>
      <w:sz w:val="19"/>
      <w:szCs w:val="18"/>
    </w:rPr>
  </w:style>
  <w:style w:type="character" w:customStyle="1" w:styleId="CodeInTextPACKT">
    <w:name w:val="Code In Text [PACKT]"/>
    <w:uiPriority w:val="99"/>
    <w:locked/>
    <w:rsid w:val="00A471B5"/>
    <w:rPr>
      <w:rFonts w:ascii="Lucida Console" w:hAnsi="Lucida Console"/>
      <w:color w:val="747959"/>
      <w:sz w:val="19"/>
      <w:szCs w:val="18"/>
    </w:rPr>
  </w:style>
  <w:style w:type="paragraph" w:customStyle="1" w:styleId="ChapterTitlePACKT">
    <w:name w:val="Chapter Title [PACKT]"/>
    <w:next w:val="NormalPACKT"/>
    <w:uiPriority w:val="99"/>
    <w:locked/>
    <w:rsid w:val="00A471B5"/>
    <w:pPr>
      <w:spacing w:after="840" w:line="240" w:lineRule="auto"/>
      <w:jc w:val="right"/>
    </w:pPr>
    <w:rPr>
      <w:rFonts w:ascii="Arial" w:eastAsia="Times New Roman" w:hAnsi="Arial" w:cs="Arial"/>
      <w:bCs/>
      <w:color w:val="000000"/>
      <w:kern w:val="32"/>
      <w:sz w:val="56"/>
      <w:szCs w:val="32"/>
      <w:lang w:val="en-GB"/>
    </w:rPr>
  </w:style>
  <w:style w:type="character" w:customStyle="1" w:styleId="ScreenTextPACKT">
    <w:name w:val="Screen Text [PACKT]"/>
    <w:uiPriority w:val="99"/>
    <w:locked/>
    <w:rsid w:val="00A471B5"/>
    <w:rPr>
      <w:rFonts w:ascii="Times New Roman" w:hAnsi="Times New Roman"/>
      <w:b/>
      <w:color w:val="008000"/>
      <w:sz w:val="22"/>
    </w:rPr>
  </w:style>
  <w:style w:type="character" w:customStyle="1" w:styleId="KeyWordPACKT">
    <w:name w:val="Key Word [PACKT]"/>
    <w:uiPriority w:val="99"/>
    <w:locked/>
    <w:rsid w:val="00A471B5"/>
    <w:rPr>
      <w:b/>
    </w:rPr>
  </w:style>
  <w:style w:type="character" w:customStyle="1" w:styleId="KeyPACKT">
    <w:name w:val="Key [PACKT]"/>
    <w:uiPriority w:val="99"/>
    <w:locked/>
    <w:rsid w:val="00A471B5"/>
    <w:rPr>
      <w:i/>
      <w:color w:val="00CCFF"/>
    </w:rPr>
  </w:style>
  <w:style w:type="character" w:customStyle="1" w:styleId="ChapterrefPACKT">
    <w:name w:val="Chapterref [PACKT]"/>
    <w:uiPriority w:val="99"/>
    <w:locked/>
    <w:rsid w:val="00A471B5"/>
    <w:rPr>
      <w:rFonts w:ascii="Times New Roman" w:hAnsi="Times New Roman"/>
      <w:i/>
      <w:dstrike w:val="0"/>
      <w:color w:val="808000"/>
      <w:sz w:val="22"/>
      <w:szCs w:val="22"/>
      <w:u w:val="none"/>
      <w:vertAlign w:val="baseline"/>
    </w:rPr>
  </w:style>
  <w:style w:type="paragraph" w:customStyle="1" w:styleId="CodePACKT">
    <w:name w:val="Code [PACKT]"/>
    <w:basedOn w:val="NormalPACKT"/>
    <w:uiPriority w:val="99"/>
    <w:locked/>
    <w:rsid w:val="00A471B5"/>
    <w:pPr>
      <w:spacing w:after="50"/>
      <w:ind w:left="360"/>
    </w:pPr>
    <w:rPr>
      <w:rFonts w:ascii="Lucida Console" w:hAnsi="Lucida Console"/>
      <w:sz w:val="19"/>
      <w:szCs w:val="18"/>
      <w:lang w:eastAsia="ar-SA"/>
    </w:rPr>
  </w:style>
  <w:style w:type="paragraph" w:customStyle="1" w:styleId="BulletPACKT">
    <w:name w:val="Bullet [PACKT]"/>
    <w:basedOn w:val="NormalPACKT"/>
    <w:uiPriority w:val="99"/>
    <w:locked/>
    <w:rsid w:val="00A471B5"/>
    <w:pPr>
      <w:numPr>
        <w:numId w:val="1"/>
      </w:numPr>
      <w:tabs>
        <w:tab w:val="left" w:pos="360"/>
      </w:tabs>
      <w:suppressAutoHyphens/>
      <w:spacing w:after="60"/>
      <w:ind w:left="720" w:right="360"/>
    </w:pPr>
  </w:style>
  <w:style w:type="paragraph" w:customStyle="1" w:styleId="InformationBoxPACKT">
    <w:name w:val="Information Box [PACKT]"/>
    <w:basedOn w:val="NormalPACKT"/>
    <w:next w:val="NormalPACKT"/>
    <w:uiPriority w:val="99"/>
    <w:qFormat/>
    <w:locked/>
    <w:rsid w:val="00A471B5"/>
    <w:pPr>
      <w:pBdr>
        <w:top w:val="single" w:sz="4" w:space="6" w:color="auto"/>
        <w:left w:val="single" w:sz="4" w:space="4" w:color="auto"/>
        <w:bottom w:val="single" w:sz="4" w:space="9" w:color="auto"/>
        <w:right w:val="single" w:sz="4" w:space="4" w:color="auto"/>
      </w:pBdr>
      <w:shd w:val="clear" w:color="auto" w:fill="FFFFFF"/>
      <w:suppressAutoHyphens/>
      <w:spacing w:before="180" w:after="180"/>
      <w:ind w:left="720" w:right="720"/>
    </w:pPr>
    <w:rPr>
      <w:sz w:val="20"/>
    </w:rPr>
  </w:style>
  <w:style w:type="paragraph" w:customStyle="1" w:styleId="NumberedBulletPACKT">
    <w:name w:val="Numbered Bullet [PACKT]"/>
    <w:basedOn w:val="BulletPACKT"/>
    <w:uiPriority w:val="99"/>
    <w:locked/>
    <w:rsid w:val="00A471B5"/>
    <w:pPr>
      <w:numPr>
        <w:numId w:val="2"/>
      </w:numPr>
    </w:pPr>
  </w:style>
  <w:style w:type="paragraph" w:customStyle="1" w:styleId="TableColumnHeadingPACKT">
    <w:name w:val="Table Column Heading [PACKT]"/>
    <w:basedOn w:val="NormalPACKT"/>
    <w:uiPriority w:val="99"/>
    <w:rsid w:val="00A471B5"/>
    <w:pPr>
      <w:spacing w:before="60" w:after="60"/>
    </w:pPr>
    <w:rPr>
      <w:rFonts w:cs="Arial"/>
      <w:b/>
      <w:bCs/>
      <w:sz w:val="20"/>
    </w:rPr>
  </w:style>
  <w:style w:type="paragraph" w:customStyle="1" w:styleId="CodeEndPACKT">
    <w:name w:val="Code End [PACKT]"/>
    <w:basedOn w:val="CodePACKT"/>
    <w:next w:val="NormalPACKT"/>
    <w:uiPriority w:val="99"/>
    <w:locked/>
    <w:rsid w:val="00A471B5"/>
    <w:pPr>
      <w:spacing w:after="120"/>
    </w:pPr>
  </w:style>
  <w:style w:type="paragraph" w:customStyle="1" w:styleId="TableColumnContentPACKT">
    <w:name w:val="Table Column Content [PACKT]"/>
    <w:basedOn w:val="TableColumnHeadingPACKT"/>
    <w:uiPriority w:val="99"/>
    <w:rsid w:val="00A471B5"/>
    <w:rPr>
      <w:b w:val="0"/>
    </w:rPr>
  </w:style>
  <w:style w:type="paragraph" w:customStyle="1" w:styleId="CommandLinePACKT">
    <w:name w:val="Command Line [PACKT]"/>
    <w:basedOn w:val="CodePACKT"/>
    <w:uiPriority w:val="99"/>
    <w:qFormat/>
    <w:locked/>
    <w:rsid w:val="00A471B5"/>
    <w:pPr>
      <w:spacing w:after="60"/>
      <w:ind w:left="0"/>
    </w:pPr>
  </w:style>
  <w:style w:type="paragraph" w:customStyle="1" w:styleId="CodeWithinTipPACKT">
    <w:name w:val="Code Within Tip [PACKT]"/>
    <w:uiPriority w:val="99"/>
    <w:qFormat/>
    <w:rsid w:val="00A471B5"/>
    <w:pPr>
      <w:pBdr>
        <w:top w:val="double" w:sz="4" w:space="6" w:color="auto"/>
        <w:bottom w:val="double" w:sz="4" w:space="9" w:color="auto"/>
      </w:pBdr>
      <w:spacing w:after="50" w:line="240" w:lineRule="auto"/>
      <w:ind w:left="720" w:right="720"/>
    </w:pPr>
    <w:rPr>
      <w:rFonts w:ascii="Lucida Console" w:eastAsia="Times New Roman" w:hAnsi="Lucida Console" w:cs="Times New Roman"/>
      <w:sz w:val="19"/>
      <w:szCs w:val="20"/>
    </w:rPr>
  </w:style>
  <w:style w:type="paragraph" w:customStyle="1" w:styleId="ChapterNumberPACKT">
    <w:name w:val="Chapter Number [PACKT]"/>
    <w:next w:val="ChapterTitlePACKT"/>
    <w:locked/>
    <w:rsid w:val="00A471B5"/>
    <w:pPr>
      <w:spacing w:after="0" w:line="240" w:lineRule="auto"/>
      <w:jc w:val="right"/>
    </w:pPr>
    <w:rPr>
      <w:rFonts w:ascii="Arial" w:eastAsia="Times New Roman" w:hAnsi="Arial" w:cs="Arial"/>
      <w:bCs/>
      <w:color w:val="000000"/>
      <w:kern w:val="32"/>
      <w:sz w:val="120"/>
      <w:szCs w:val="32"/>
      <w:lang w:val="en-GB"/>
    </w:rPr>
  </w:style>
  <w:style w:type="paragraph" w:customStyle="1" w:styleId="BulletEndPACKT">
    <w:name w:val="Bullet End [PACKT]"/>
    <w:basedOn w:val="BulletPACKT"/>
    <w:next w:val="NormalPACKT"/>
    <w:uiPriority w:val="99"/>
    <w:locked/>
    <w:rsid w:val="00A471B5"/>
    <w:pPr>
      <w:spacing w:after="120"/>
    </w:pPr>
  </w:style>
  <w:style w:type="paragraph" w:customStyle="1" w:styleId="FigurePACKT">
    <w:name w:val="Figure [PACKT]"/>
    <w:uiPriority w:val="99"/>
    <w:locked/>
    <w:rsid w:val="00A471B5"/>
    <w:pPr>
      <w:spacing w:before="240" w:after="240" w:line="240" w:lineRule="auto"/>
      <w:jc w:val="center"/>
    </w:pPr>
    <w:rPr>
      <w:rFonts w:ascii="Tahoma" w:eastAsia="Times New Roman" w:hAnsi="Tahoma" w:cs="Tahoma"/>
      <w:sz w:val="16"/>
      <w:szCs w:val="16"/>
      <w:lang w:val="en-GB"/>
    </w:rPr>
  </w:style>
  <w:style w:type="paragraph" w:customStyle="1" w:styleId="NumberedBulletEndPACKT">
    <w:name w:val="Numbered Bullet End [PACKT]"/>
    <w:basedOn w:val="NumberedBulletPACKT"/>
    <w:next w:val="NormalPACKT"/>
    <w:uiPriority w:val="99"/>
    <w:locked/>
    <w:rsid w:val="00A471B5"/>
    <w:pPr>
      <w:spacing w:after="120"/>
    </w:pPr>
  </w:style>
  <w:style w:type="paragraph" w:customStyle="1" w:styleId="BulletWithinBulletPACKT">
    <w:name w:val="Bullet Within Bullet [PACKT]"/>
    <w:basedOn w:val="BulletPACKT"/>
    <w:uiPriority w:val="99"/>
    <w:locked/>
    <w:rsid w:val="00A471B5"/>
    <w:pPr>
      <w:tabs>
        <w:tab w:val="clear" w:pos="360"/>
      </w:tabs>
      <w:ind w:left="1440" w:right="720"/>
    </w:pPr>
  </w:style>
  <w:style w:type="paragraph" w:customStyle="1" w:styleId="BulletWithinBulletEndPACKT">
    <w:name w:val="Bullet Within Bullet End [PACKT]"/>
    <w:basedOn w:val="BulletWithinBulletPACKT"/>
    <w:uiPriority w:val="99"/>
    <w:locked/>
    <w:rsid w:val="00A471B5"/>
    <w:pPr>
      <w:spacing w:after="120"/>
    </w:pPr>
  </w:style>
  <w:style w:type="paragraph" w:customStyle="1" w:styleId="TipPACKT">
    <w:name w:val="Tip [PACKT]"/>
    <w:basedOn w:val="InformationBoxPACKT"/>
    <w:next w:val="NormalPACKT"/>
    <w:uiPriority w:val="99"/>
    <w:qFormat/>
    <w:rsid w:val="00A471B5"/>
    <w:pPr>
      <w:pBdr>
        <w:top w:val="double" w:sz="4" w:space="6" w:color="auto"/>
        <w:left w:val="none" w:sz="0" w:space="0" w:color="auto"/>
        <w:bottom w:val="double" w:sz="4" w:space="9" w:color="auto"/>
        <w:right w:val="none" w:sz="0" w:space="0" w:color="auto"/>
      </w:pBdr>
      <w:shd w:val="clear" w:color="auto" w:fill="auto"/>
    </w:pPr>
  </w:style>
  <w:style w:type="paragraph" w:customStyle="1" w:styleId="PartPACKT">
    <w:name w:val="Part [PACKT]"/>
    <w:basedOn w:val="TipWithinBulletPACKT"/>
    <w:uiPriority w:val="99"/>
    <w:qFormat/>
    <w:rsid w:val="00A471B5"/>
    <w:pPr>
      <w:pBdr>
        <w:top w:val="none" w:sz="0" w:space="0" w:color="auto"/>
        <w:bottom w:val="none" w:sz="0" w:space="0" w:color="auto"/>
      </w:pBdr>
    </w:pPr>
    <w:rPr>
      <w:b/>
      <w:sz w:val="120"/>
      <w:u w:val="single"/>
    </w:rPr>
  </w:style>
  <w:style w:type="paragraph" w:customStyle="1" w:styleId="TipWithinBulletPACKT">
    <w:name w:val="Tip Within Bullet [PACKT]"/>
    <w:basedOn w:val="TableWithinBulletPACKT"/>
    <w:uiPriority w:val="99"/>
    <w:qFormat/>
    <w:rsid w:val="00A471B5"/>
    <w:pPr>
      <w:pBdr>
        <w:top w:val="double" w:sz="4" w:space="6" w:color="auto"/>
        <w:bottom w:val="double" w:sz="4" w:space="9" w:color="auto"/>
      </w:pBdr>
      <w:spacing w:before="180" w:after="180"/>
      <w:ind w:left="720" w:right="720"/>
    </w:pPr>
  </w:style>
  <w:style w:type="paragraph" w:customStyle="1" w:styleId="TableWithinBulletPACKT">
    <w:name w:val="Table Within Bullet [PACKT]"/>
    <w:basedOn w:val="TableColumnContentPACKT"/>
    <w:uiPriority w:val="99"/>
    <w:qFormat/>
    <w:rsid w:val="00A471B5"/>
  </w:style>
  <w:style w:type="paragraph" w:customStyle="1" w:styleId="PartTitlePACKT">
    <w:name w:val="Part Title [PACKT]"/>
    <w:basedOn w:val="PartPACKT"/>
    <w:uiPriority w:val="99"/>
    <w:qFormat/>
    <w:rsid w:val="00A471B5"/>
    <w:rPr>
      <w:i/>
      <w:sz w:val="26"/>
      <w:u w:val="none"/>
    </w:rPr>
  </w:style>
  <w:style w:type="paragraph" w:customStyle="1" w:styleId="CommandLineEndPACKT">
    <w:name w:val="Command Line End [PACKT]"/>
    <w:basedOn w:val="CommandLinePACKT"/>
    <w:uiPriority w:val="99"/>
    <w:locked/>
    <w:rsid w:val="00A471B5"/>
    <w:pPr>
      <w:spacing w:after="120"/>
    </w:pPr>
    <w:rPr>
      <w:bCs/>
      <w:noProof/>
      <w:szCs w:val="20"/>
      <w:lang w:eastAsia="en-US"/>
    </w:rPr>
  </w:style>
  <w:style w:type="paragraph" w:customStyle="1" w:styleId="CodeWithinBulletsPACKT">
    <w:name w:val="Code Within Bullets [PACKT]"/>
    <w:basedOn w:val="CodePACKT"/>
    <w:uiPriority w:val="99"/>
    <w:locked/>
    <w:rsid w:val="00A471B5"/>
    <w:pPr>
      <w:ind w:left="1080"/>
    </w:pPr>
    <w:rPr>
      <w:szCs w:val="20"/>
    </w:rPr>
  </w:style>
  <w:style w:type="paragraph" w:customStyle="1" w:styleId="CodeWithinBulletsEndPACKT">
    <w:name w:val="Code Within Bullets End [PACKT]"/>
    <w:basedOn w:val="CodeWithinBulletsPACKT"/>
    <w:uiPriority w:val="99"/>
    <w:locked/>
    <w:rsid w:val="00A471B5"/>
    <w:pPr>
      <w:spacing w:after="120"/>
    </w:pPr>
  </w:style>
  <w:style w:type="paragraph" w:customStyle="1" w:styleId="NumberedBulletWithinBulletPACKT">
    <w:name w:val="Numbered Bullet Within Bullet [PACKT]"/>
    <w:basedOn w:val="BulletWithinBulletPACKT"/>
    <w:uiPriority w:val="99"/>
    <w:locked/>
    <w:rsid w:val="00A471B5"/>
    <w:pPr>
      <w:numPr>
        <w:numId w:val="4"/>
      </w:numPr>
    </w:pPr>
  </w:style>
  <w:style w:type="paragraph" w:customStyle="1" w:styleId="NumberedBulletWithinBulletEndPACKT">
    <w:name w:val="Numbered Bullet Within Bullet End [PACKT]"/>
    <w:basedOn w:val="NumberedBulletWithinBulletPACKT"/>
    <w:uiPriority w:val="99"/>
    <w:locked/>
    <w:rsid w:val="00A471B5"/>
    <w:pPr>
      <w:spacing w:after="120"/>
    </w:pPr>
  </w:style>
  <w:style w:type="paragraph" w:customStyle="1" w:styleId="BulletWithinInformationBoxPACKT">
    <w:name w:val="Bullet Within Information Box [PACKT]"/>
    <w:basedOn w:val="InformationBoxPACKT"/>
    <w:uiPriority w:val="99"/>
    <w:qFormat/>
    <w:locked/>
    <w:rsid w:val="00A471B5"/>
    <w:pPr>
      <w:spacing w:before="0" w:after="20"/>
      <w:ind w:left="1080" w:hanging="360"/>
    </w:pPr>
  </w:style>
  <w:style w:type="paragraph" w:customStyle="1" w:styleId="CodeWithinTipEndPACKT">
    <w:name w:val="Code Within Tip End [PACKT]"/>
    <w:basedOn w:val="CodeWithinTipPACKT"/>
    <w:uiPriority w:val="99"/>
    <w:qFormat/>
    <w:rsid w:val="00A471B5"/>
    <w:pPr>
      <w:spacing w:after="120"/>
    </w:pPr>
  </w:style>
  <w:style w:type="paragraph" w:customStyle="1" w:styleId="CodeWithinInformationBoxPACKT">
    <w:name w:val="Code Within Information Box [PACKT]"/>
    <w:basedOn w:val="CodeWithinTipPACKT"/>
    <w:uiPriority w:val="99"/>
    <w:qFormat/>
    <w:rsid w:val="00A471B5"/>
    <w:pPr>
      <w:pBdr>
        <w:top w:val="single" w:sz="4" w:space="6" w:color="auto"/>
        <w:left w:val="single" w:sz="4" w:space="4" w:color="auto"/>
        <w:bottom w:val="single" w:sz="4" w:space="9" w:color="auto"/>
        <w:right w:val="single" w:sz="4" w:space="4" w:color="auto"/>
      </w:pBdr>
      <w:spacing w:after="20"/>
    </w:pPr>
  </w:style>
  <w:style w:type="character" w:customStyle="1" w:styleId="ItalicsPACKT">
    <w:name w:val="Italics [PACKT]"/>
    <w:uiPriority w:val="99"/>
    <w:locked/>
    <w:rsid w:val="00A471B5"/>
    <w:rPr>
      <w:i/>
      <w:color w:val="FF99CC"/>
    </w:rPr>
  </w:style>
  <w:style w:type="paragraph" w:customStyle="1" w:styleId="QuotePACKT">
    <w:name w:val="Quote [PACKT]"/>
    <w:basedOn w:val="NormalPACKT"/>
    <w:uiPriority w:val="99"/>
    <w:rsid w:val="00A471B5"/>
    <w:pPr>
      <w:shd w:val="clear" w:color="auto" w:fill="FFFF00"/>
      <w:spacing w:before="180" w:after="180"/>
      <w:ind w:left="432" w:right="432"/>
    </w:pPr>
    <w:rPr>
      <w:i/>
    </w:rPr>
  </w:style>
  <w:style w:type="paragraph" w:customStyle="1" w:styleId="LayoutInformationPACKT">
    <w:name w:val="Layout Information [PACKT]"/>
    <w:basedOn w:val="NormalPACKT"/>
    <w:next w:val="NormalPACKT"/>
    <w:rsid w:val="00A471B5"/>
    <w:rPr>
      <w:rFonts w:ascii="Arial" w:hAnsi="Arial"/>
      <w:b/>
      <w:color w:val="FF0000"/>
      <w:sz w:val="28"/>
      <w:szCs w:val="28"/>
    </w:rPr>
  </w:style>
  <w:style w:type="paragraph" w:customStyle="1" w:styleId="IgnorePACKT">
    <w:name w:val="Ignore [PACKT]"/>
    <w:basedOn w:val="FigureWithinTipPACKT"/>
    <w:uiPriority w:val="99"/>
    <w:qFormat/>
    <w:rsid w:val="00A471B5"/>
  </w:style>
  <w:style w:type="paragraph" w:customStyle="1" w:styleId="FigureWithinTipPACKT">
    <w:name w:val="Figure Within Tip [PACKT]"/>
    <w:basedOn w:val="FigureWithinTableContentPACKT"/>
    <w:uiPriority w:val="99"/>
    <w:qFormat/>
    <w:rsid w:val="00A471B5"/>
    <w:pPr>
      <w:pBdr>
        <w:top w:val="double" w:sz="4" w:space="6" w:color="auto"/>
        <w:bottom w:val="double" w:sz="4" w:space="9" w:color="auto"/>
      </w:pBdr>
    </w:pPr>
  </w:style>
  <w:style w:type="paragraph" w:customStyle="1" w:styleId="FigureWithinTableContentPACKT">
    <w:name w:val="Figure Within Table Content [PACKT]"/>
    <w:basedOn w:val="FigureWithinInformationBoxPACKT"/>
    <w:uiPriority w:val="99"/>
    <w:qFormat/>
    <w:rsid w:val="00A471B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120"/>
    </w:pPr>
  </w:style>
  <w:style w:type="paragraph" w:customStyle="1" w:styleId="FigureWithinInformationBoxPACKT">
    <w:name w:val="Figure Within Information Box [PACKT]"/>
    <w:basedOn w:val="FigureWithinBulletPACKT"/>
    <w:qFormat/>
    <w:rsid w:val="00A471B5"/>
    <w:pPr>
      <w:pBdr>
        <w:top w:val="single" w:sz="4" w:space="6" w:color="auto"/>
        <w:left w:val="single" w:sz="4" w:space="4" w:color="auto"/>
        <w:bottom w:val="single" w:sz="4" w:space="9" w:color="auto"/>
        <w:right w:val="single" w:sz="4" w:space="4" w:color="auto"/>
      </w:pBdr>
      <w:spacing w:before="0"/>
      <w:ind w:left="720" w:right="720"/>
    </w:pPr>
    <w:rPr>
      <w:rFonts w:ascii="Times New Roman" w:hAnsi="Times New Roman"/>
    </w:rPr>
  </w:style>
  <w:style w:type="paragraph" w:customStyle="1" w:styleId="FigureWithinBulletPACKT">
    <w:name w:val="Figure Within Bullet [PACKT]"/>
    <w:basedOn w:val="FigurePACKT"/>
    <w:uiPriority w:val="99"/>
    <w:qFormat/>
    <w:rsid w:val="00A471B5"/>
  </w:style>
  <w:style w:type="paragraph" w:customStyle="1" w:styleId="InformationBoxWithinBulletPACKT">
    <w:name w:val="Information Box Within Bullet [PACKT]"/>
    <w:basedOn w:val="InformationBoxPACKT"/>
    <w:uiPriority w:val="99"/>
    <w:qFormat/>
    <w:rsid w:val="00A471B5"/>
    <w:pPr>
      <w:ind w:left="1080"/>
    </w:pPr>
  </w:style>
  <w:style w:type="paragraph" w:customStyle="1" w:styleId="BulletWithinInformationBoxEndPACKT">
    <w:name w:val="Bullet Within Information Box End [PACKT]"/>
    <w:basedOn w:val="BulletWithinInformationBoxPACKT"/>
    <w:uiPriority w:val="99"/>
    <w:qFormat/>
    <w:rsid w:val="00A471B5"/>
    <w:pPr>
      <w:spacing w:after="60"/>
    </w:pPr>
  </w:style>
  <w:style w:type="paragraph" w:customStyle="1" w:styleId="BulletWithinTipPACKT">
    <w:name w:val="Bullet Within Tip [PACKT]"/>
    <w:basedOn w:val="BulletWithinInformationBoxPACKT"/>
    <w:uiPriority w:val="99"/>
    <w:qFormat/>
    <w:rsid w:val="00A471B5"/>
    <w:pPr>
      <w:pBdr>
        <w:top w:val="double" w:sz="4" w:space="6" w:color="auto"/>
        <w:left w:val="none" w:sz="0" w:space="0" w:color="auto"/>
        <w:bottom w:val="double" w:sz="4" w:space="9" w:color="auto"/>
        <w:right w:val="none" w:sz="0" w:space="0" w:color="auto"/>
      </w:pBdr>
    </w:pPr>
  </w:style>
  <w:style w:type="paragraph" w:customStyle="1" w:styleId="BulletWithinTipEndPACKT">
    <w:name w:val="Bullet Within Tip End [PACKT]"/>
    <w:basedOn w:val="BulletWithinTipPACKT"/>
    <w:uiPriority w:val="99"/>
    <w:qFormat/>
    <w:rsid w:val="00A471B5"/>
    <w:pPr>
      <w:spacing w:after="60"/>
    </w:pPr>
  </w:style>
  <w:style w:type="paragraph" w:customStyle="1" w:styleId="CodeWithinInformationBoxEndPACKT">
    <w:name w:val="Code Within Information Box End [PACKT]"/>
    <w:basedOn w:val="CodeWithinInformationBoxPACKT"/>
    <w:qFormat/>
    <w:rsid w:val="00A471B5"/>
    <w:pPr>
      <w:spacing w:before="180" w:after="180"/>
    </w:pPr>
  </w:style>
  <w:style w:type="paragraph" w:customStyle="1" w:styleId="CodeWithinTableColumnContentPACKT">
    <w:name w:val="Code Within Table Column Content [PACKT]"/>
    <w:basedOn w:val="CodeWithinTipEndPACKT"/>
    <w:uiPriority w:val="99"/>
    <w:qFormat/>
    <w:rsid w:val="00A471B5"/>
    <w:pPr>
      <w:pBdr>
        <w:top w:val="none" w:sz="0" w:space="0" w:color="auto"/>
        <w:bottom w:val="none" w:sz="0" w:space="0" w:color="auto"/>
      </w:pBdr>
      <w:spacing w:after="50"/>
      <w:ind w:left="216"/>
    </w:pPr>
  </w:style>
  <w:style w:type="paragraph" w:customStyle="1" w:styleId="CodeWithinTableColumnContentEndPACKT">
    <w:name w:val="Code Within Table Column Content End [PACKT]"/>
    <w:basedOn w:val="CodeWithinTableColumnContentPACKT"/>
    <w:uiPriority w:val="99"/>
    <w:qFormat/>
    <w:rsid w:val="00A471B5"/>
    <w:pPr>
      <w:spacing w:after="120"/>
    </w:pPr>
  </w:style>
  <w:style w:type="paragraph" w:customStyle="1" w:styleId="CommandLineWithinTipPACKT">
    <w:name w:val="Command Line Within Tip [PACKT]"/>
    <w:basedOn w:val="CommandLinePACKT"/>
    <w:uiPriority w:val="99"/>
    <w:qFormat/>
    <w:rsid w:val="00A471B5"/>
    <w:pPr>
      <w:pBdr>
        <w:top w:val="double" w:sz="4" w:space="6" w:color="auto"/>
        <w:bottom w:val="double" w:sz="4" w:space="9" w:color="auto"/>
      </w:pBdr>
      <w:ind w:left="720" w:right="720"/>
    </w:pPr>
  </w:style>
  <w:style w:type="paragraph" w:customStyle="1" w:styleId="CommandLineWithinTipEndPACKT">
    <w:name w:val="Command Line Within Tip End [PACKT]"/>
    <w:basedOn w:val="CommandLineWithinTipPACKT"/>
    <w:uiPriority w:val="99"/>
    <w:qFormat/>
    <w:rsid w:val="00A471B5"/>
    <w:pPr>
      <w:spacing w:after="120"/>
    </w:pPr>
  </w:style>
  <w:style w:type="paragraph" w:customStyle="1" w:styleId="CommandLineWithinInformationBoxPACKT">
    <w:name w:val="Command Line Within Information Box [PACKT]"/>
    <w:basedOn w:val="CommandLineWithinTipPACKT"/>
    <w:uiPriority w:val="99"/>
    <w:qFormat/>
    <w:rsid w:val="00A471B5"/>
    <w:pPr>
      <w:pBdr>
        <w:top w:val="single" w:sz="4" w:space="6" w:color="auto"/>
        <w:left w:val="single" w:sz="4" w:space="4" w:color="auto"/>
        <w:bottom w:val="single" w:sz="4" w:space="9" w:color="auto"/>
        <w:right w:val="single" w:sz="4" w:space="4" w:color="auto"/>
      </w:pBdr>
    </w:pPr>
  </w:style>
  <w:style w:type="paragraph" w:customStyle="1" w:styleId="CommandLineWithinInformationBoxEndPACKT">
    <w:name w:val="Command Line Within Information Box End [PACKT]"/>
    <w:basedOn w:val="CommandLineWithinInformationBoxPACKT"/>
    <w:uiPriority w:val="99"/>
    <w:qFormat/>
    <w:rsid w:val="00A471B5"/>
    <w:pPr>
      <w:spacing w:after="120"/>
    </w:pPr>
  </w:style>
  <w:style w:type="paragraph" w:customStyle="1" w:styleId="CommandLineWithinTableColumnContentPACKT">
    <w:name w:val="Command Line Within Table Column Content [PACKT]"/>
    <w:basedOn w:val="CommandLineWithinInformationBoxEndPACKT"/>
    <w:uiPriority w:val="99"/>
    <w:qFormat/>
    <w:rsid w:val="00A471B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60"/>
      <w:ind w:left="0" w:right="0"/>
    </w:pPr>
  </w:style>
  <w:style w:type="paragraph" w:customStyle="1" w:styleId="CommandLineWithinTableColumnContentEndPACKT">
    <w:name w:val="Command Line Within Table Column Content End [PACKT]"/>
    <w:basedOn w:val="CommandLineWithinTableColumnContentPACKT"/>
    <w:qFormat/>
    <w:rsid w:val="00A471B5"/>
    <w:pPr>
      <w:spacing w:after="120"/>
    </w:pPr>
  </w:style>
  <w:style w:type="paragraph" w:customStyle="1" w:styleId="CommandLineWithinBulletPACKT">
    <w:name w:val="Command Line Within Bullet [PACKT]"/>
    <w:basedOn w:val="CommandLineWithinTableColumnContentEndPACKT"/>
    <w:uiPriority w:val="99"/>
    <w:qFormat/>
    <w:rsid w:val="00A471B5"/>
    <w:pPr>
      <w:ind w:left="720"/>
    </w:pPr>
  </w:style>
  <w:style w:type="paragraph" w:customStyle="1" w:styleId="CommandLineWithinBulletEndPACKT">
    <w:name w:val="Command Line Within Bullet End [PACKT]"/>
    <w:basedOn w:val="CommandLineWithinBulletPACKT"/>
    <w:uiPriority w:val="99"/>
    <w:qFormat/>
    <w:rsid w:val="00A471B5"/>
  </w:style>
  <w:style w:type="paragraph" w:customStyle="1" w:styleId="QuoteWithinBulletPACKT">
    <w:name w:val="Quote Within Bullet [PACKT]"/>
    <w:basedOn w:val="QuotePACKT"/>
    <w:uiPriority w:val="99"/>
    <w:qFormat/>
    <w:rsid w:val="00A471B5"/>
    <w:pPr>
      <w:ind w:left="864" w:right="864"/>
    </w:pPr>
  </w:style>
  <w:style w:type="paragraph" w:customStyle="1" w:styleId="RomanNumberedBulletPACKT">
    <w:name w:val="Roman Numbered Bullet [PACKT]"/>
    <w:basedOn w:val="NumberedBulletPACKT"/>
    <w:uiPriority w:val="99"/>
    <w:qFormat/>
    <w:rsid w:val="00A471B5"/>
    <w:pPr>
      <w:numPr>
        <w:numId w:val="6"/>
      </w:numPr>
      <w:tabs>
        <w:tab w:val="clear" w:pos="360"/>
      </w:tabs>
    </w:pPr>
  </w:style>
  <w:style w:type="paragraph" w:customStyle="1" w:styleId="RomanNumberedBulletEndPACKT">
    <w:name w:val="Roman Numbered Bullet End [PACKT]"/>
    <w:basedOn w:val="RomanNumberedBulletPACKT"/>
    <w:uiPriority w:val="99"/>
    <w:qFormat/>
    <w:rsid w:val="00A471B5"/>
    <w:pPr>
      <w:spacing w:after="120"/>
    </w:pPr>
  </w:style>
  <w:style w:type="character" w:customStyle="1" w:styleId="CodeHighlightedPACKT">
    <w:name w:val="Code Highlighted [PACKT]"/>
    <w:uiPriority w:val="99"/>
    <w:qFormat/>
    <w:rsid w:val="00A471B5"/>
    <w:rPr>
      <w:rFonts w:ascii="Lucida Console" w:hAnsi="Lucida Console"/>
      <w:b/>
      <w:color w:val="747959"/>
      <w:sz w:val="18"/>
      <w:szCs w:val="18"/>
    </w:rPr>
  </w:style>
  <w:style w:type="character" w:customStyle="1" w:styleId="IconPACKT">
    <w:name w:val="Icon [PACKT]"/>
    <w:uiPriority w:val="99"/>
    <w:qFormat/>
    <w:rsid w:val="00A471B5"/>
    <w:rPr>
      <w:rFonts w:ascii="Times New Roman" w:hAnsi="Times New Roman"/>
      <w:noProof/>
      <w:sz w:val="22"/>
    </w:rPr>
  </w:style>
  <w:style w:type="table" w:styleId="TableGrid">
    <w:name w:val="Table Grid"/>
    <w:basedOn w:val="TableNormal"/>
    <w:rsid w:val="00A471B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reCaptionPACKT">
    <w:name w:val="Figure Caption [PACKT]"/>
    <w:basedOn w:val="FigurePACKT"/>
    <w:uiPriority w:val="99"/>
    <w:qFormat/>
    <w:rsid w:val="00A471B5"/>
    <w:pPr>
      <w:spacing w:before="0" w:after="120"/>
    </w:pPr>
    <w:rPr>
      <w:rFonts w:ascii="Times New Roman" w:hAnsi="Times New Roman"/>
    </w:rPr>
  </w:style>
  <w:style w:type="paragraph" w:customStyle="1" w:styleId="AlphabeticalBulletPACKT">
    <w:name w:val="Alphabetical Bullet [PACKT]"/>
    <w:basedOn w:val="Normal"/>
    <w:uiPriority w:val="99"/>
    <w:qFormat/>
    <w:rsid w:val="00A471B5"/>
    <w:pPr>
      <w:numPr>
        <w:numId w:val="7"/>
      </w:numPr>
      <w:tabs>
        <w:tab w:val="left" w:pos="360"/>
      </w:tabs>
      <w:suppressAutoHyphens/>
      <w:spacing w:before="0"/>
      <w:ind w:right="720"/>
    </w:pPr>
    <w:rPr>
      <w:rFonts w:ascii="Times New Roman" w:hAnsi="Times New Roman" w:cs="Times New Roman"/>
      <w:bCs w:val="0"/>
      <w:sz w:val="22"/>
    </w:rPr>
  </w:style>
  <w:style w:type="paragraph" w:customStyle="1" w:styleId="AlphabeticalBulletEndPACKT">
    <w:name w:val="Alphabetical Bullet End [PACKT]"/>
    <w:basedOn w:val="AlphabeticalBulletPACKT"/>
    <w:uiPriority w:val="99"/>
    <w:qFormat/>
    <w:rsid w:val="00A471B5"/>
    <w:pPr>
      <w:spacing w:after="120"/>
    </w:pPr>
    <w:rPr>
      <w:bCs/>
    </w:rPr>
  </w:style>
  <w:style w:type="paragraph" w:customStyle="1" w:styleId="PartSectionPACKT">
    <w:name w:val="Part Section [PACKT]"/>
    <w:basedOn w:val="PartTitlePACKT"/>
    <w:uiPriority w:val="99"/>
    <w:qFormat/>
    <w:rsid w:val="00A471B5"/>
    <w:rPr>
      <w:sz w:val="46"/>
    </w:rPr>
  </w:style>
  <w:style w:type="paragraph" w:customStyle="1" w:styleId="BulletWithinTableColumnContentPACKT">
    <w:name w:val="Bullet Within Table Column Content [PACKT]"/>
    <w:basedOn w:val="BulletPACKT"/>
    <w:uiPriority w:val="99"/>
    <w:qFormat/>
    <w:rsid w:val="00A471B5"/>
    <w:pPr>
      <w:ind w:left="432" w:right="72"/>
    </w:pPr>
    <w:rPr>
      <w:sz w:val="20"/>
      <w:lang w:eastAsia="ar-SA"/>
    </w:rPr>
  </w:style>
  <w:style w:type="paragraph" w:customStyle="1" w:styleId="BulletWithinTableColumnContentEndPACKT">
    <w:name w:val="Bullet Within Table Column Content End [PACKT]"/>
    <w:basedOn w:val="BulletWithinTableColumnContentPACKT"/>
    <w:uiPriority w:val="99"/>
    <w:qFormat/>
    <w:rsid w:val="00A471B5"/>
    <w:pPr>
      <w:spacing w:after="120"/>
    </w:pPr>
  </w:style>
  <w:style w:type="paragraph" w:customStyle="1" w:styleId="PartHeadingPACKT">
    <w:name w:val="Part Heading [PACKT]"/>
    <w:basedOn w:val="ChapterTitlePACKT"/>
    <w:qFormat/>
    <w:rsid w:val="00A471B5"/>
  </w:style>
  <w:style w:type="paragraph" w:styleId="BalloonText">
    <w:name w:val="Balloon Text"/>
    <w:basedOn w:val="Normal"/>
    <w:link w:val="BalloonTextChar"/>
    <w:rsid w:val="00A471B5"/>
    <w:pPr>
      <w:spacing w:before="0" w:after="0"/>
    </w:pPr>
    <w:rPr>
      <w:rFonts w:ascii="Tahoma" w:hAnsi="Tahoma" w:cs="Times New Roman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A471B5"/>
    <w:rPr>
      <w:rFonts w:ascii="Tahoma" w:eastAsia="Times New Roman" w:hAnsi="Tahoma" w:cs="Times New Roman"/>
      <w:bCs/>
      <w:sz w:val="16"/>
      <w:szCs w:val="16"/>
      <w:lang w:val="x-none" w:eastAsia="x-none"/>
    </w:rPr>
  </w:style>
  <w:style w:type="paragraph" w:customStyle="1" w:styleId="BulletWithoutBulletWithinBulletPACKT">
    <w:name w:val="Bullet Without Bullet Within Bullet [PACKT]"/>
    <w:basedOn w:val="BulletPACKT"/>
    <w:uiPriority w:val="99"/>
    <w:rsid w:val="00A471B5"/>
    <w:pPr>
      <w:numPr>
        <w:numId w:val="0"/>
      </w:numPr>
      <w:tabs>
        <w:tab w:val="left" w:pos="720"/>
      </w:tabs>
      <w:autoSpaceDE w:val="0"/>
      <w:autoSpaceDN w:val="0"/>
      <w:adjustRightInd w:val="0"/>
      <w:spacing w:line="288" w:lineRule="auto"/>
      <w:ind w:left="1080" w:right="0"/>
      <w:textAlignment w:val="center"/>
    </w:pPr>
    <w:rPr>
      <w:rFonts w:ascii="Book Antiqua" w:hAnsi="Book Antiqua" w:cs="Book Antiqua"/>
      <w:color w:val="000000"/>
      <w:szCs w:val="21"/>
    </w:rPr>
  </w:style>
  <w:style w:type="paragraph" w:customStyle="1" w:styleId="BulletWithoutBulletWithinBulletEndPACKT">
    <w:name w:val="Bullet Without Bullet Within Bullet End [PACKT]"/>
    <w:basedOn w:val="BulletWithoutBulletWithinBulletPACKT"/>
    <w:uiPriority w:val="99"/>
    <w:rsid w:val="00A471B5"/>
    <w:pPr>
      <w:spacing w:after="120"/>
    </w:pPr>
  </w:style>
  <w:style w:type="paragraph" w:customStyle="1" w:styleId="BulletWithoutBulletWithinNestedBulletPACKT">
    <w:name w:val="Bullet Without Bullet Within Nested Bullet [PACKT]"/>
    <w:basedOn w:val="BulletWithoutBulletWithinBulletPACKT"/>
    <w:uiPriority w:val="99"/>
    <w:rsid w:val="00A471B5"/>
    <w:pPr>
      <w:ind w:left="1440"/>
    </w:pPr>
  </w:style>
  <w:style w:type="paragraph" w:customStyle="1" w:styleId="BulletWithoutBulletWithinNestedBulletEndPACKT">
    <w:name w:val="Bullet Without Bullet Within Nested Bullet End [PACKT]"/>
    <w:basedOn w:val="BulletWithoutBulletWithinNestedBulletPACKT"/>
    <w:uiPriority w:val="99"/>
    <w:rsid w:val="00A471B5"/>
    <w:pPr>
      <w:spacing w:after="173"/>
    </w:pPr>
  </w:style>
  <w:style w:type="paragraph" w:customStyle="1" w:styleId="AppendixTitlePACKT">
    <w:name w:val="Appendix Title [PACKT]"/>
    <w:basedOn w:val="NormalPACKT"/>
    <w:uiPriority w:val="99"/>
    <w:rsid w:val="00A471B5"/>
    <w:pPr>
      <w:suppressAutoHyphens/>
      <w:autoSpaceDE w:val="0"/>
      <w:autoSpaceDN w:val="0"/>
      <w:adjustRightInd w:val="0"/>
      <w:spacing w:before="202" w:after="432" w:line="2100" w:lineRule="atLeast"/>
      <w:jc w:val="right"/>
      <w:textAlignment w:val="center"/>
    </w:pPr>
    <w:rPr>
      <w:rFonts w:ascii="Arial" w:hAnsi="Arial" w:cs="Arial"/>
      <w:color w:val="000000"/>
      <w:sz w:val="60"/>
      <w:szCs w:val="60"/>
      <w:lang w:val="en-GB"/>
    </w:rPr>
  </w:style>
  <w:style w:type="numbering" w:customStyle="1" w:styleId="NumberedBullet">
    <w:name w:val="Numbered Bullet"/>
    <w:uiPriority w:val="99"/>
    <w:rsid w:val="00A471B5"/>
    <w:pPr>
      <w:numPr>
        <w:numId w:val="3"/>
      </w:numPr>
    </w:pPr>
  </w:style>
  <w:style w:type="numbering" w:customStyle="1" w:styleId="NumberedBulletWithinBullet">
    <w:name w:val="Numbered Bullet Within Bullet"/>
    <w:uiPriority w:val="99"/>
    <w:rsid w:val="00A471B5"/>
    <w:pPr>
      <w:numPr>
        <w:numId w:val="3"/>
      </w:numPr>
    </w:pPr>
  </w:style>
  <w:style w:type="numbering" w:customStyle="1" w:styleId="RomanNumberedBullet">
    <w:name w:val="Roman Numbered Bullet"/>
    <w:uiPriority w:val="99"/>
    <w:rsid w:val="00A471B5"/>
    <w:pPr>
      <w:numPr>
        <w:numId w:val="5"/>
      </w:numPr>
    </w:pPr>
  </w:style>
  <w:style w:type="numbering" w:customStyle="1" w:styleId="AlphabeticalBullet">
    <w:name w:val="Alphabetical Bullet"/>
    <w:uiPriority w:val="99"/>
    <w:rsid w:val="00A471B5"/>
    <w:pPr>
      <w:numPr>
        <w:numId w:val="7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884E3F"/>
    <w:rPr>
      <w:color w:val="605E5C"/>
      <w:shd w:val="clear" w:color="auto" w:fill="E1DFDD"/>
    </w:rPr>
  </w:style>
  <w:style w:type="paragraph" w:customStyle="1" w:styleId="listitem">
    <w:name w:val="listitem"/>
    <w:basedOn w:val="Normal"/>
    <w:rsid w:val="008E4810"/>
    <w:pPr>
      <w:spacing w:before="100" w:beforeAutospacing="1" w:after="100" w:afterAutospacing="1"/>
    </w:pPr>
    <w:rPr>
      <w:rFonts w:ascii="Times New Roman" w:hAnsi="Times New Roman" w:cs="Times New Roman"/>
      <w:bCs w:val="0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343E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7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6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65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9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2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2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0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34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06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0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81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23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62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91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5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0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73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7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92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8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34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89071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32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39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86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1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964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95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19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5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31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09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79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26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00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39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82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1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97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8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547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7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03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1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05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30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8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0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25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7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56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88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17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50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85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25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7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12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9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49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78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72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13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30988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59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0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13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3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42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08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27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1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7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12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4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00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5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1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32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96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02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3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78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0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8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3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89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2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81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2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77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33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52943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6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87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2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81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75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81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94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41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3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1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9987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7406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4955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786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970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8504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2124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5355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26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827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623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97988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409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1850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555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549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095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9280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571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379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785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4860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346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631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961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4913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4493">
          <w:marLeft w:val="0"/>
          <w:marRight w:val="0"/>
          <w:marTop w:val="2"/>
          <w:marBottom w:val="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9780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30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5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6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49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627427">
              <w:marLeft w:val="0"/>
              <w:marRight w:val="0"/>
              <w:marTop w:val="0"/>
              <w:marBottom w:val="240"/>
              <w:divBdr>
                <w:top w:val="single" w:sz="6" w:space="0" w:color="777777"/>
                <w:left w:val="single" w:sz="6" w:space="0" w:color="777777"/>
                <w:bottom w:val="single" w:sz="6" w:space="0" w:color="777777"/>
                <w:right w:val="single" w:sz="6" w:space="0" w:color="777777"/>
              </w:divBdr>
              <w:divsChild>
                <w:div w:id="350686785">
                  <w:marLeft w:val="180"/>
                  <w:marRight w:val="18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8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38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5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6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6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4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52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90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65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24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49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22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4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03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9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15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3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4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9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37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26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415230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3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35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94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98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72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3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23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9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56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85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2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3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0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2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56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4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75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63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73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20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2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57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2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03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62822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9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77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8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5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44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17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8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7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63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57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5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45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5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93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52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8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43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37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52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06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1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2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1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55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5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44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99632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6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8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1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38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6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21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95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2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1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94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4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75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71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47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0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1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8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41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37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7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79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0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47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81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32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6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6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7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49709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9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5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31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4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6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73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2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4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67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2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87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2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54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6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68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34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30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94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79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87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729214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62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75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87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91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28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5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77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16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6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1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10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13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9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27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2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8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65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5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10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2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2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2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3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58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99828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93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49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8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94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52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53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76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848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91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4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94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8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68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7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0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2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96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24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22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37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73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51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97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3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8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9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154018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78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90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726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72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1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99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5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37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29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5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7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9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6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5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6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9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49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4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5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5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35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12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66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57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45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97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8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27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1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7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49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92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0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44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4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84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1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78108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71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13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80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19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7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9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20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68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66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89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2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96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0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4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5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6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5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18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9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6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33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83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5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7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31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89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3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54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36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23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1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31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3510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75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4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72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45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05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13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04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23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71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471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1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87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05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60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57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87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93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61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81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80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28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03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35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52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11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2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3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30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64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631462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35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93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30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8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09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89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7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5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04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60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85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1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8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8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7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33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34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30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7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04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188119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4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2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10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4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8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4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86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85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469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1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2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3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46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3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54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9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7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0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9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2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88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91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74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83820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37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2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12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728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39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6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6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7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0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7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08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7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1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14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04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04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8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7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55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69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98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2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88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03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91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73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6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53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04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1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73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15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85357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82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82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24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05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05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06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57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02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33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25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30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37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9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07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9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06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62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8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7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7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89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0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5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3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09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7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76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43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27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47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08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05832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86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84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21" Type="http://schemas.openxmlformats.org/officeDocument/2006/relationships/image" Target="media/image17.jpeg"/><Relationship Id="rId34" Type="http://schemas.openxmlformats.org/officeDocument/2006/relationships/hyperlink" Target="https://docs.docker.com/engine/reference/builder/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s://markheath.net/post/transfer-files-docker-windows-container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docs.docker.com/get-started/" TargetMode="External"/><Relationship Id="rId32" Type="http://schemas.openxmlformats.org/officeDocument/2006/relationships/image" Target="media/image24.jpeg"/><Relationship Id="rId37" Type="http://schemas.microsoft.com/office/2011/relationships/people" Target="peop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hyperlink" Target="https://docs.docker.com/v17.09/engine/userguide/networking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://rafalgolarz.com/blog/2017/04/10/networking_golang_app_with_docker_containers/" TargetMode="External"/><Relationship Id="rId30" Type="http://schemas.openxmlformats.org/officeDocument/2006/relationships/image" Target="media/image22.jpeg"/><Relationship Id="rId35" Type="http://schemas.openxmlformats.org/officeDocument/2006/relationships/hyperlink" Target="https://cloud.google.com/blog/products/gcp/7-best-practices-for-building-containers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ddh\AppData\Roaming\Microsoft\Templates\269_New_Template_Normal_Series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269_New_Template_Normal_Series (1)</Template>
  <TotalTime>84</TotalTime>
  <Pages>19</Pages>
  <Words>3800</Words>
  <Characters>21661</Characters>
  <Application>Microsoft Office Word</Application>
  <DocSecurity>0</DocSecurity>
  <Lines>180</Lines>
  <Paragraphs>50</Paragraphs>
  <ScaleCrop>false</ScaleCrop>
  <Company/>
  <LinksUpToDate>false</LinksUpToDate>
  <CharactersWithSpaces>25411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</dc:creator>
  <cp:keywords/>
  <dc:description/>
  <cp:lastModifiedBy>Siddhant</cp:lastModifiedBy>
  <cp:revision>64</cp:revision>
  <dcterms:created xsi:type="dcterms:W3CDTF">2020-09-18T05:53:00Z</dcterms:created>
  <dcterms:modified xsi:type="dcterms:W3CDTF">2020-09-23T04:18:00Z</dcterms:modified>
</cp:coreProperties>
</file>